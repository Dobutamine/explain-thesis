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media/image10.svg" ContentType="image/svg+xml"/>
  <Override PartName="/word/media/image13.svg" ContentType="image/svg+xml"/>
  <Override PartName="/word/media/image17.svg" ContentType="image/svg+xml"/>
  <Override PartName="/word/media/image19.svg" ContentType="image/svg+xml"/>
  <Override PartName="/word/media/image2.svg" ContentType="image/svg+xml"/>
  <Override PartName="/word/media/image4.svg" ContentType="image/svg+xml"/>
  <Override PartName="/word/media/image7.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
        <w:rPr>
          <w:b/>
          <w:highlight w:val="yellow"/>
        </w:rPr>
        <w:t>[WORKING COPY — auto-generated from the 27-01-2026 master. Newly INSERTED content (new §2.4, Table X, Fig. 6 caption, references 24–26, AI-disclosure) is highlighted. INLINE replacements (abstract/intro/§2.3 software wording, PDA/PH framing, §4.5 future work) are not highlighted; see CHANGELOG_working_docx.md. Re-key Eq. 13–15 as native Word equations.]</w:t>
      </w:r>
    </w:p>
    <w:p w14:paraId="282418DF" w14:textId="126D8939" w:rsidR="003D4A22" w:rsidRPr="000B3348" w:rsidRDefault="003D4A22" w:rsidP="00E26FD8">
      <w:pPr>
        <w:pStyle w:val="Default"/>
        <w:jc w:val="center"/>
        <w:rPr>
          <w:rFonts w:ascii="Calibri" w:hAnsi="Calibri" w:cs="Calibri"/>
          <w:b/>
          <w:bCs/>
          <w:caps/>
          <w:noProof/>
          <w:sz w:val="20"/>
          <w:szCs w:val="20"/>
          <w:lang w:val="en-US"/>
        </w:rPr>
      </w:pPr>
      <w:bookmarkStart w:id="0" w:name="OLE_LINK1"/>
      <w:bookmarkStart w:id="1" w:name="OLE_LINK2"/>
      <w:r w:rsidRPr="000B3348">
        <w:rPr>
          <w:rFonts w:ascii="Calibri" w:hAnsi="Calibri" w:cs="Calibri"/>
          <w:b/>
          <w:bCs/>
          <w:caps/>
          <w:noProof/>
          <w:sz w:val="20"/>
          <w:szCs w:val="20"/>
          <w:lang w:val="en-US"/>
        </w:rPr>
        <w:t>An integrated model for simulation of neonatal physiology</w:t>
      </w:r>
    </w:p>
    <w:p w14:paraId="0BDAEEFE" w14:textId="77777777" w:rsidR="003D4A22" w:rsidRPr="000B3348" w:rsidRDefault="003D4A22" w:rsidP="00E26FD8">
      <w:pPr>
        <w:pStyle w:val="Default"/>
        <w:jc w:val="center"/>
        <w:rPr>
          <w:rFonts w:ascii="Calibri" w:hAnsi="Calibri" w:cs="Calibri"/>
          <w:b/>
          <w:bCs/>
          <w:caps/>
          <w:noProof/>
          <w:sz w:val="20"/>
          <w:szCs w:val="20"/>
          <w:lang w:val="en-US"/>
        </w:rPr>
      </w:pPr>
    </w:p>
    <w:p w14:paraId="690F40CA" w14:textId="77777777" w:rsidR="003D4A22" w:rsidRPr="000B3348" w:rsidRDefault="003D4A22" w:rsidP="00E26FD8">
      <w:pPr>
        <w:pStyle w:val="Default"/>
        <w:jc w:val="center"/>
        <w:rPr>
          <w:rFonts w:ascii="Calibri" w:hAnsi="Calibri" w:cs="Calibri"/>
          <w:b/>
          <w:bCs/>
          <w:caps/>
          <w:noProof/>
          <w:sz w:val="20"/>
          <w:szCs w:val="20"/>
          <w:lang w:val="en-US"/>
        </w:rPr>
      </w:pPr>
      <w:r w:rsidRPr="000B3348">
        <w:rPr>
          <w:rFonts w:ascii="Calibri" w:hAnsi="Calibri" w:cs="Calibri"/>
          <w:b/>
          <w:bCs/>
          <w:caps/>
          <w:noProof/>
          <w:sz w:val="20"/>
          <w:szCs w:val="20"/>
          <w:lang w:val="en-US"/>
        </w:rPr>
        <w:t>THE Cardiovascular system</w:t>
      </w:r>
    </w:p>
    <w:p w14:paraId="09358045" w14:textId="77777777" w:rsidR="003D4A22" w:rsidRPr="000B3348" w:rsidRDefault="003D4A22" w:rsidP="00E26FD8">
      <w:pPr>
        <w:pStyle w:val="NoSpacing"/>
        <w:jc w:val="center"/>
        <w:rPr>
          <w:rFonts w:ascii="Calibri" w:hAnsi="Calibri" w:cs="Calibri"/>
          <w:noProof/>
          <w:sz w:val="20"/>
          <w:szCs w:val="20"/>
        </w:rPr>
      </w:pPr>
    </w:p>
    <w:p w14:paraId="17DCCF6A" w14:textId="0560FD9D" w:rsidR="003D4A22" w:rsidRPr="000B3348" w:rsidRDefault="003D4A22" w:rsidP="00A6083B">
      <w:pPr>
        <w:pStyle w:val="NoSpacing"/>
        <w:jc w:val="center"/>
        <w:rPr>
          <w:rFonts w:ascii="Calibri" w:hAnsi="Calibri" w:cs="Calibri"/>
          <w:noProof/>
          <w:sz w:val="20"/>
          <w:szCs w:val="20"/>
        </w:rPr>
      </w:pPr>
      <w:r w:rsidRPr="000B3348">
        <w:rPr>
          <w:rFonts w:ascii="Calibri" w:hAnsi="Calibri" w:cs="Calibri"/>
          <w:noProof/>
          <w:sz w:val="20"/>
          <w:szCs w:val="20"/>
        </w:rPr>
        <w:t>Antonius TAJ, van Meurs WL, Westerhof BE, de Boode WP</w:t>
      </w:r>
    </w:p>
    <w:p w14:paraId="6CDB4C86" w14:textId="77777777" w:rsidR="00A6083B" w:rsidRPr="000B3348" w:rsidRDefault="00A6083B" w:rsidP="00A6083B">
      <w:pPr>
        <w:pStyle w:val="NoSpacing"/>
        <w:jc w:val="center"/>
        <w:rPr>
          <w:rFonts w:ascii="Calibri" w:hAnsi="Calibri" w:cs="Calibri"/>
          <w:noProof/>
          <w:sz w:val="20"/>
          <w:szCs w:val="20"/>
        </w:rPr>
      </w:pPr>
    </w:p>
    <w:p w14:paraId="0D0DC923" w14:textId="2A9ADB91" w:rsidR="003D4A22" w:rsidRPr="000B3348" w:rsidRDefault="003D4A22" w:rsidP="00E26FD8">
      <w:pPr>
        <w:pStyle w:val="NoSpacing"/>
        <w:jc w:val="center"/>
        <w:rPr>
          <w:rFonts w:ascii="Calibri" w:hAnsi="Calibri" w:cs="Calibri"/>
          <w:noProof/>
          <w:sz w:val="20"/>
          <w:szCs w:val="20"/>
        </w:rPr>
      </w:pPr>
      <w:r w:rsidRPr="000B3348">
        <w:rPr>
          <w:rFonts w:ascii="Calibri" w:hAnsi="Calibri" w:cs="Calibri"/>
          <w:noProof/>
          <w:sz w:val="20"/>
          <w:szCs w:val="20"/>
        </w:rPr>
        <w:t>TA, Dec 1</w:t>
      </w:r>
      <w:r w:rsidR="002338DC" w:rsidRPr="000B3348">
        <w:rPr>
          <w:rFonts w:ascii="Calibri" w:hAnsi="Calibri" w:cs="Calibri"/>
          <w:noProof/>
          <w:sz w:val="20"/>
          <w:szCs w:val="20"/>
        </w:rPr>
        <w:t>1</w:t>
      </w:r>
      <w:r w:rsidRPr="000B3348">
        <w:rPr>
          <w:rFonts w:ascii="Calibri" w:hAnsi="Calibri" w:cs="Calibri"/>
          <w:noProof/>
          <w:sz w:val="20"/>
          <w:szCs w:val="20"/>
        </w:rPr>
        <w:t>, 2025</w:t>
      </w:r>
    </w:p>
    <w:p w14:paraId="64E9FCF5" w14:textId="77777777" w:rsidR="003D4A22" w:rsidRPr="000B3348" w:rsidRDefault="003D4A22" w:rsidP="00E26FD8">
      <w:pPr>
        <w:pStyle w:val="NoSpacing"/>
        <w:jc w:val="center"/>
        <w:rPr>
          <w:rFonts w:ascii="Calibri" w:hAnsi="Calibri" w:cs="Calibri"/>
          <w:noProof/>
          <w:sz w:val="20"/>
          <w:szCs w:val="20"/>
        </w:rPr>
      </w:pPr>
    </w:p>
    <w:p w14:paraId="7F9A3A83" w14:textId="5A0CE999" w:rsidR="003D4A22" w:rsidRPr="000B3348" w:rsidRDefault="003D4A22" w:rsidP="00E26FD8">
      <w:pPr>
        <w:pStyle w:val="NoSpacing"/>
        <w:jc w:val="center"/>
        <w:rPr>
          <w:rFonts w:ascii="Calibri" w:hAnsi="Calibri" w:cs="Calibri"/>
          <w:noProof/>
          <w:sz w:val="20"/>
          <w:szCs w:val="20"/>
        </w:rPr>
      </w:pPr>
      <w:r w:rsidRPr="000B3348">
        <w:rPr>
          <w:rFonts w:ascii="Calibri" w:hAnsi="Calibri" w:cs="Calibri"/>
          <w:noProof/>
          <w:sz w:val="20"/>
          <w:szCs w:val="20"/>
        </w:rPr>
        <w:t>Target journal: Pediatric Research.</w:t>
      </w:r>
    </w:p>
    <w:p w14:paraId="5AC3A8ED" w14:textId="77777777" w:rsidR="003D4A22" w:rsidRPr="000B3348" w:rsidRDefault="003D4A22" w:rsidP="00E26FD8">
      <w:pPr>
        <w:jc w:val="center"/>
        <w:rPr>
          <w:rFonts w:ascii="Calibri" w:hAnsi="Calibri" w:cs="Calibri"/>
          <w:b/>
          <w:bCs/>
          <w:caps/>
          <w:noProof/>
          <w:sz w:val="20"/>
          <w:szCs w:val="20"/>
        </w:rPr>
      </w:pPr>
      <w:r w:rsidRPr="000B3348">
        <w:rPr>
          <w:rFonts w:ascii="Calibri" w:hAnsi="Calibri" w:cs="Calibri"/>
          <w:b/>
          <w:bCs/>
          <w:caps/>
          <w:noProof/>
          <w:sz w:val="20"/>
          <w:szCs w:val="20"/>
        </w:rPr>
        <w:br w:type="page"/>
      </w:r>
    </w:p>
    <w:p w14:paraId="1F34772C" w14:textId="77777777" w:rsidR="003D4A22" w:rsidRPr="000B3348" w:rsidRDefault="003D4A22" w:rsidP="00E26FD8">
      <w:pPr>
        <w:pStyle w:val="NoSpacing"/>
        <w:jc w:val="both"/>
        <w:rPr>
          <w:rFonts w:ascii="Calibri" w:hAnsi="Calibri" w:cs="Calibri"/>
          <w:b/>
          <w:bCs/>
          <w:caps/>
          <w:noProof/>
          <w:sz w:val="20"/>
          <w:szCs w:val="20"/>
        </w:rPr>
      </w:pPr>
      <w:r w:rsidRPr="000B3348">
        <w:rPr>
          <w:rFonts w:ascii="Calibri" w:hAnsi="Calibri" w:cs="Calibri"/>
          <w:b/>
          <w:bCs/>
          <w:caps/>
          <w:noProof/>
          <w:sz w:val="20"/>
          <w:szCs w:val="20"/>
        </w:rPr>
        <w:lastRenderedPageBreak/>
        <w:t>ABSTRACT</w:t>
      </w:r>
    </w:p>
    <w:p w14:paraId="3ACC9C1D" w14:textId="77777777" w:rsidR="003D4A22" w:rsidRPr="000B3348" w:rsidRDefault="003D4A22" w:rsidP="00E26FD8">
      <w:pPr>
        <w:pStyle w:val="NoSpacing"/>
        <w:jc w:val="both"/>
        <w:rPr>
          <w:rFonts w:ascii="Calibri" w:hAnsi="Calibri" w:cs="Calibri"/>
          <w:noProof/>
          <w:sz w:val="20"/>
          <w:szCs w:val="20"/>
        </w:rPr>
      </w:pPr>
    </w:p>
    <w:p w14:paraId="568DE92A" w14:textId="298B6F5D"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The physiology of critically ill neonates is complex and frequently only partially understood.  Diagnostic reasoning, clinical decision making, and communication between members of the healthcare team often take place under time pressure.  Explanatory models: interactive, animated visualizations of models of human physiology hold promise to assist clinicians in these challenging cognitive tasks. Here we describe the conceptual and mathematical underpinnings of an integrated model, focusing on the cardiovascular system for neonatal physiology. The core of the proposed model, called “EXPLAIN” is a pulsatile, lumped-parameter representation of the neonatal heart and vascular system that accommodates multiple neonatal-specific features (e.g. foramen ovale and ductus arteriosus). To instantiate the model for an individual patient, EXPLAIN is parameterized by an AI-assisted, closed-loop pipeline in which a large language model interprets the available clinical targets and a deterministic calibrator fits the mechanistic model to within clinician-meaningful tolerances; this pipeline was used to generate the patient-specific configurations validated here. We demonstrate the model’s ability to replicate both normal neonatal hemodynamics and pathological</w:t>
      </w:r>
      <w:r w:rsidR="001E0B8F">
        <w:rPr>
          <w:rFonts w:ascii="Calibri" w:hAnsi="Calibri" w:cs="Calibri"/>
          <w:noProof/>
          <w:sz w:val="20"/>
          <w:szCs w:val="20"/>
        </w:rPr>
        <w:t xml:space="preserve"> </w:t>
      </w:r>
      <w:r w:rsidRPr="000B3348">
        <w:rPr>
          <w:rFonts w:ascii="Calibri" w:hAnsi="Calibri" w:cs="Calibri"/>
          <w:noProof/>
          <w:sz w:val="20"/>
          <w:szCs w:val="20"/>
        </w:rPr>
        <w:t xml:space="preserve">conditions such as a patent ductus arteriosus and </w:t>
      </w:r>
      <w:commentRangeStart w:id="2"/>
      <w:commentRangeStart w:id="3"/>
      <w:r w:rsidR="00B255AC" w:rsidRPr="000B3348">
        <w:rPr>
          <w:rFonts w:ascii="Calibri" w:hAnsi="Calibri" w:cs="Calibri"/>
          <w:noProof/>
          <w:sz w:val="20"/>
          <w:szCs w:val="20"/>
        </w:rPr>
        <w:t xml:space="preserve">acute </w:t>
      </w:r>
      <w:r w:rsidRPr="000B3348">
        <w:rPr>
          <w:rFonts w:ascii="Calibri" w:hAnsi="Calibri" w:cs="Calibri"/>
          <w:noProof/>
          <w:sz w:val="20"/>
          <w:szCs w:val="20"/>
        </w:rPr>
        <w:t xml:space="preserve">pulmonary hypertension </w:t>
      </w:r>
      <w:commentRangeEnd w:id="2"/>
      <w:r w:rsidR="00B255AC" w:rsidRPr="000B3348">
        <w:rPr>
          <w:rStyle w:val="CommentReference"/>
          <w:rFonts w:ascii="Calibri" w:hAnsi="Calibri" w:cs="Calibri"/>
          <w:noProof/>
          <w:sz w:val="20"/>
          <w:szCs w:val="20"/>
        </w:rPr>
        <w:commentReference w:id="2"/>
      </w:r>
      <w:commentRangeEnd w:id="3"/>
      <w:r w:rsidR="00654F10" w:rsidRPr="000B3348">
        <w:rPr>
          <w:rStyle w:val="CommentReference"/>
          <w:rFonts w:ascii="Calibri" w:hAnsi="Calibri" w:cs="Calibri"/>
          <w:noProof/>
          <w:sz w:val="20"/>
          <w:szCs w:val="20"/>
        </w:rPr>
        <w:commentReference w:id="3"/>
      </w:r>
      <w:r w:rsidRPr="000B3348">
        <w:rPr>
          <w:rFonts w:ascii="Calibri" w:hAnsi="Calibri" w:cs="Calibri"/>
          <w:noProof/>
          <w:sz w:val="20"/>
          <w:szCs w:val="20"/>
        </w:rPr>
        <w:t xml:space="preserve">using published literature as target data. Simulation results show close agreement with measured values for hemodynamic </w:t>
      </w:r>
      <w:r w:rsidR="001E0B8F">
        <w:rPr>
          <w:rFonts w:ascii="Calibri" w:hAnsi="Calibri" w:cs="Calibri"/>
          <w:noProof/>
          <w:sz w:val="20"/>
          <w:szCs w:val="20"/>
        </w:rPr>
        <w:t>quantities</w:t>
      </w:r>
      <w:r w:rsidRPr="000B3348">
        <w:rPr>
          <w:rFonts w:ascii="Calibri" w:hAnsi="Calibri" w:cs="Calibri"/>
          <w:noProof/>
          <w:sz w:val="20"/>
          <w:szCs w:val="20"/>
        </w:rPr>
        <w:t xml:space="preserve"> as cardiac output, blood pressures and ductal Doppler flow patterns under various shunt </w:t>
      </w:r>
      <w:r w:rsidR="00654F10" w:rsidRPr="000B3348">
        <w:rPr>
          <w:rFonts w:ascii="Calibri" w:hAnsi="Calibri" w:cs="Calibri"/>
          <w:noProof/>
          <w:sz w:val="20"/>
          <w:szCs w:val="20"/>
        </w:rPr>
        <w:t>magnitudes</w:t>
      </w:r>
      <w:r w:rsidRPr="000B3348">
        <w:rPr>
          <w:rFonts w:ascii="Calibri" w:hAnsi="Calibri" w:cs="Calibri"/>
          <w:noProof/>
          <w:sz w:val="20"/>
          <w:szCs w:val="20"/>
        </w:rPr>
        <w:t>. An EXPLAIN user environment, running the model in real time, is freely available online (</w:t>
      </w:r>
      <w:hyperlink r:id="rId12" w:history="1">
        <w:r w:rsidRPr="000B3348">
          <w:rPr>
            <w:rStyle w:val="Hyperlink"/>
            <w:rFonts w:ascii="Calibri" w:hAnsi="Calibri" w:cs="Calibri"/>
            <w:noProof/>
            <w:sz w:val="20"/>
            <w:szCs w:val="20"/>
          </w:rPr>
          <w:t>https://explain-user.com</w:t>
        </w:r>
      </w:hyperlink>
      <w:r w:rsidRPr="000B3348">
        <w:rPr>
          <w:rFonts w:ascii="Calibri" w:hAnsi="Calibri" w:cs="Calibri"/>
          <w:noProof/>
          <w:sz w:val="20"/>
          <w:szCs w:val="20"/>
        </w:rPr>
        <w:t>) and annotated source code</w:t>
      </w:r>
      <w:r w:rsidR="001E0B8F">
        <w:rPr>
          <w:rFonts w:ascii="Calibri" w:hAnsi="Calibri" w:cs="Calibri"/>
          <w:noProof/>
          <w:sz w:val="20"/>
          <w:szCs w:val="20"/>
        </w:rPr>
        <w:t xml:space="preserve"> is available</w:t>
      </w:r>
      <w:r w:rsidRPr="000B3348">
        <w:rPr>
          <w:rFonts w:ascii="Calibri" w:hAnsi="Calibri" w:cs="Calibri"/>
          <w:noProof/>
          <w:sz w:val="20"/>
          <w:szCs w:val="20"/>
        </w:rPr>
        <w:t xml:space="preserve"> for researchers, ensuring transparency and extensibility.</w:t>
      </w:r>
    </w:p>
    <w:p w14:paraId="1D36C7ED" w14:textId="77777777" w:rsidR="003D4A22" w:rsidRPr="000B3348" w:rsidRDefault="003D4A22" w:rsidP="00E26FD8">
      <w:pPr>
        <w:jc w:val="both"/>
        <w:rPr>
          <w:rFonts w:ascii="Calibri" w:hAnsi="Calibri" w:cs="Calibri"/>
          <w:b/>
          <w:bCs/>
          <w:caps/>
          <w:noProof/>
          <w:sz w:val="20"/>
          <w:szCs w:val="20"/>
        </w:rPr>
      </w:pPr>
      <w:r w:rsidRPr="000B3348">
        <w:rPr>
          <w:rFonts w:ascii="Calibri" w:hAnsi="Calibri" w:cs="Calibri"/>
          <w:b/>
          <w:bCs/>
          <w:caps/>
          <w:noProof/>
          <w:sz w:val="20"/>
          <w:szCs w:val="20"/>
        </w:rPr>
        <w:br w:type="page"/>
      </w:r>
    </w:p>
    <w:p w14:paraId="59A09681" w14:textId="77777777" w:rsidR="003D4A22" w:rsidRPr="000B3348" w:rsidRDefault="003D4A22" w:rsidP="00E26FD8">
      <w:pPr>
        <w:pStyle w:val="NoSpacing"/>
        <w:jc w:val="both"/>
        <w:rPr>
          <w:rFonts w:ascii="Calibri" w:hAnsi="Calibri" w:cs="Calibri"/>
          <w:noProof/>
          <w:sz w:val="20"/>
          <w:szCs w:val="20"/>
        </w:rPr>
      </w:pPr>
    </w:p>
    <w:p w14:paraId="00BAB0AD" w14:textId="77777777" w:rsidR="003D4A22" w:rsidRPr="000B3348" w:rsidRDefault="003D4A22" w:rsidP="00E26FD8">
      <w:pPr>
        <w:pStyle w:val="NoSpacing"/>
        <w:numPr>
          <w:ilvl w:val="0"/>
          <w:numId w:val="20"/>
        </w:numPr>
        <w:jc w:val="both"/>
        <w:rPr>
          <w:rFonts w:ascii="Calibri" w:hAnsi="Calibri" w:cs="Calibri"/>
          <w:b/>
          <w:bCs/>
          <w:caps/>
          <w:noProof/>
          <w:color w:val="000000"/>
          <w:sz w:val="20"/>
          <w:szCs w:val="20"/>
        </w:rPr>
      </w:pPr>
      <w:r w:rsidRPr="000B3348">
        <w:rPr>
          <w:rFonts w:ascii="Calibri" w:hAnsi="Calibri" w:cs="Calibri"/>
          <w:b/>
          <w:bCs/>
          <w:caps/>
          <w:noProof/>
          <w:sz w:val="20"/>
          <w:szCs w:val="20"/>
        </w:rPr>
        <w:t>Introduction</w:t>
      </w:r>
    </w:p>
    <w:p w14:paraId="1518A036" w14:textId="3430313C" w:rsidR="003D4A22" w:rsidRPr="000B3348" w:rsidRDefault="003D4A22" w:rsidP="00E26FD8">
      <w:pPr>
        <w:pStyle w:val="NormalWeb"/>
        <w:ind w:firstLine="708"/>
        <w:jc w:val="both"/>
        <w:rPr>
          <w:rFonts w:ascii="Calibri" w:hAnsi="Calibri" w:cs="Calibri"/>
          <w:noProof/>
          <w:color w:val="000000"/>
          <w:sz w:val="20"/>
          <w:szCs w:val="20"/>
        </w:rPr>
      </w:pPr>
      <w:r w:rsidRPr="000B3348">
        <w:rPr>
          <w:rFonts w:ascii="Calibri" w:hAnsi="Calibri" w:cs="Calibri"/>
          <w:noProof/>
          <w:color w:val="000000"/>
          <w:sz w:val="20"/>
          <w:szCs w:val="20"/>
        </w:rPr>
        <w:t>Critically ill neonates exhibit complex and dynamically shifting physiology. Diagnostic reasoning and communication among healthcare professionals occur under time pressure, often with only partial information about the cardiorespiratory status. Explanatory models: visual, animated, interactive representations of underlying physiology, combined with interventions and clinical monitors</w:t>
      </w:r>
      <w:r w:rsidR="00104044" w:rsidRPr="000B3348">
        <w:rPr>
          <w:rFonts w:ascii="Calibri" w:hAnsi="Calibri" w:cs="Calibri"/>
          <w:noProof/>
          <w:color w:val="000000"/>
          <w:sz w:val="20"/>
          <w:szCs w:val="20"/>
        </w:rPr>
        <w:t xml:space="preserve"> </w:t>
      </w:r>
      <w:r w:rsidRPr="000B3348">
        <w:rPr>
          <w:rFonts w:ascii="Calibri" w:hAnsi="Calibri" w:cs="Calibri"/>
          <w:noProof/>
          <w:color w:val="000000"/>
          <w:sz w:val="20"/>
          <w:szCs w:val="20"/>
        </w:rPr>
        <w:t>can help bridge these gaps</w:t>
      </w:r>
      <w:r w:rsidR="00FC6B2C" w:rsidRPr="000B3348">
        <w:rPr>
          <w:rFonts w:ascii="Calibri" w:hAnsi="Calibri" w:cs="Calibri"/>
          <w:noProof/>
          <w:color w:val="000000"/>
          <w:sz w:val="20"/>
          <w:szCs w:val="20"/>
        </w:rPr>
        <w:t xml:space="preserve"> </w:t>
      </w:r>
      <w:r w:rsidR="00FC6B2C" w:rsidRPr="000B3348">
        <w:rPr>
          <w:rFonts w:ascii="Calibri" w:hAnsi="Calibri" w:cs="Calibri"/>
          <w:noProof/>
          <w:color w:val="000000"/>
          <w:sz w:val="20"/>
          <w:szCs w:val="20"/>
        </w:rPr>
        <w:fldChar w:fldCharType="begin">
          <w:fldData xml:space="preserve">PEVuZE5vdGU+PENpdGU+PEF1dGhvcj52YW4gTWV1cnM8L0F1dGhvcj48WWVhcj4yMDE4PC9ZZWFy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</w:fldData>
        </w:fldChar>
      </w:r>
      <w:r w:rsidR="00FC6B2C" w:rsidRPr="000B3348">
        <w:rPr>
          <w:rFonts w:ascii="Calibri" w:hAnsi="Calibri" w:cs="Calibri"/>
          <w:noProof/>
          <w:color w:val="000000"/>
          <w:sz w:val="20"/>
          <w:szCs w:val="20"/>
        </w:rPr>
        <w:instrText xml:space="preserve"> ADDIN EN.CITE </w:instrText>
      </w:r>
      <w:r w:rsidR="00FC6B2C" w:rsidRPr="000B3348">
        <w:rPr>
          <w:rFonts w:ascii="Calibri" w:hAnsi="Calibri" w:cs="Calibri"/>
          <w:noProof/>
          <w:color w:val="000000"/>
          <w:sz w:val="20"/>
          <w:szCs w:val="20"/>
        </w:rPr>
        <w:fldChar w:fldCharType="begin">
          <w:fldData xml:space="preserve">PEVuZE5vdGU+PENpdGU+PEF1dGhvcj52YW4gTWV1cnM8L0F1dGhvcj48WWVhcj4yMDE4PC9ZZWFy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</w:fldData>
        </w:fldChar>
      </w:r>
      <w:r w:rsidR="00FC6B2C" w:rsidRPr="000B3348">
        <w:rPr>
          <w:rFonts w:ascii="Calibri" w:hAnsi="Calibri" w:cs="Calibri"/>
          <w:noProof/>
          <w:color w:val="000000"/>
          <w:sz w:val="20"/>
          <w:szCs w:val="20"/>
        </w:rPr>
        <w:instrText xml:space="preserve"> ADDIN EN.CITE.DATA </w:instrText>
      </w:r>
      <w:r w:rsidR="00FC6B2C" w:rsidRPr="000B3348">
        <w:rPr>
          <w:rFonts w:ascii="Calibri" w:hAnsi="Calibri" w:cs="Calibri"/>
          <w:noProof/>
          <w:color w:val="000000"/>
          <w:sz w:val="20"/>
          <w:szCs w:val="20"/>
        </w:rPr>
      </w:r>
      <w:r w:rsidR="00FC6B2C" w:rsidRPr="000B3348">
        <w:rPr>
          <w:rFonts w:ascii="Calibri" w:hAnsi="Calibri" w:cs="Calibri"/>
          <w:noProof/>
          <w:color w:val="000000"/>
          <w:sz w:val="20"/>
          <w:szCs w:val="20"/>
        </w:rPr>
        <w:fldChar w:fldCharType="end"/>
      </w:r>
      <w:r w:rsidR="00FC6B2C" w:rsidRPr="000B3348">
        <w:rPr>
          <w:rFonts w:ascii="Calibri" w:hAnsi="Calibri" w:cs="Calibri"/>
          <w:noProof/>
          <w:color w:val="000000"/>
          <w:sz w:val="20"/>
          <w:szCs w:val="20"/>
        </w:rPr>
      </w:r>
      <w:r w:rsidR="00FC6B2C" w:rsidRPr="000B3348">
        <w:rPr>
          <w:rFonts w:ascii="Calibri" w:hAnsi="Calibri" w:cs="Calibri"/>
          <w:noProof/>
          <w:color w:val="000000"/>
          <w:sz w:val="20"/>
          <w:szCs w:val="20"/>
        </w:rPr>
        <w:fldChar w:fldCharType="separate"/>
      </w:r>
      <w:r w:rsidR="00FC6B2C" w:rsidRPr="000B3348">
        <w:rPr>
          <w:rFonts w:ascii="Calibri" w:hAnsi="Calibri" w:cs="Calibri"/>
          <w:noProof/>
          <w:color w:val="000000"/>
          <w:sz w:val="20"/>
          <w:szCs w:val="20"/>
        </w:rPr>
        <w:t>[1]</w:t>
      </w:r>
      <w:r w:rsidR="00FC6B2C" w:rsidRPr="000B3348">
        <w:rPr>
          <w:rFonts w:ascii="Calibri" w:hAnsi="Calibri" w:cs="Calibri"/>
          <w:noProof/>
          <w:color w:val="000000"/>
          <w:sz w:val="20"/>
          <w:szCs w:val="20"/>
        </w:rPr>
        <w:fldChar w:fldCharType="end"/>
      </w:r>
      <w:r w:rsidRPr="000B3348">
        <w:rPr>
          <w:rFonts w:ascii="Calibri" w:hAnsi="Calibri" w:cs="Calibri"/>
          <w:noProof/>
          <w:color w:val="000000"/>
          <w:sz w:val="20"/>
          <w:szCs w:val="20"/>
        </w:rPr>
        <w:t>. A new explanatory model for NICU clinicians and researchers (EXPLAIN) should allow for investigation of the norm scenarios:</w:t>
      </w:r>
    </w:p>
    <w:p w14:paraId="6CC6F668"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Apnea of prematurity</w:t>
      </w:r>
    </w:p>
    <w:p w14:paraId="27E7E15E"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Cardiogenic shock</w:t>
      </w:r>
    </w:p>
    <w:p w14:paraId="05BD8C53"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Congenital diaphragmatic hernia</w:t>
      </w:r>
    </w:p>
    <w:p w14:paraId="53BCEFF8"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Infant respiratory distress syndrome</w:t>
      </w:r>
    </w:p>
    <w:p w14:paraId="124ED031"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Meconium aspiration syndrome</w:t>
      </w:r>
    </w:p>
    <w:p w14:paraId="7495AC22"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Patent ductus arteriosus (PDA)</w:t>
      </w:r>
      <w:r w:rsidRPr="000B3348">
        <w:rPr>
          <w:rFonts w:ascii="Calibri" w:hAnsi="Calibri" w:cs="Calibri"/>
          <w:noProof/>
          <w:color w:val="000000"/>
          <w:sz w:val="20"/>
          <w:szCs w:val="20"/>
          <w:vertAlign w:val="superscript"/>
        </w:rPr>
        <w:t>*</w:t>
      </w:r>
    </w:p>
    <w:p w14:paraId="2CF9875E" w14:textId="17C527A8" w:rsidR="003D4A22" w:rsidRPr="000B3348" w:rsidRDefault="007E0868"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 xml:space="preserve">Acute </w:t>
      </w:r>
      <w:r w:rsidR="003D4A22" w:rsidRPr="000B3348">
        <w:rPr>
          <w:rFonts w:ascii="Calibri" w:hAnsi="Calibri" w:cs="Calibri"/>
          <w:noProof/>
          <w:color w:val="000000"/>
          <w:sz w:val="20"/>
          <w:szCs w:val="20"/>
        </w:rPr>
        <w:t>pulmonary hypertension  (</w:t>
      </w:r>
      <w:r w:rsidRPr="000B3348">
        <w:rPr>
          <w:rFonts w:ascii="Calibri" w:hAnsi="Calibri" w:cs="Calibri"/>
          <w:noProof/>
          <w:color w:val="000000"/>
          <w:sz w:val="20"/>
          <w:szCs w:val="20"/>
        </w:rPr>
        <w:t>a</w:t>
      </w:r>
      <w:r w:rsidR="003D4A22" w:rsidRPr="000B3348">
        <w:rPr>
          <w:rFonts w:ascii="Calibri" w:hAnsi="Calibri" w:cs="Calibri"/>
          <w:noProof/>
          <w:color w:val="000000"/>
          <w:sz w:val="20"/>
          <w:szCs w:val="20"/>
        </w:rPr>
        <w:t>PH)</w:t>
      </w:r>
      <w:r w:rsidR="003D4A22" w:rsidRPr="000B3348">
        <w:rPr>
          <w:rFonts w:ascii="Calibri" w:hAnsi="Calibri" w:cs="Calibri"/>
          <w:noProof/>
          <w:color w:val="000000"/>
          <w:sz w:val="20"/>
          <w:szCs w:val="20"/>
          <w:vertAlign w:val="superscript"/>
        </w:rPr>
        <w:t>*</w:t>
      </w:r>
    </w:p>
    <w:p w14:paraId="7BCAF417"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Septic shock</w:t>
      </w:r>
    </w:p>
    <w:p w14:paraId="3403197B"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Severe bradycardia and cardiac arrest</w:t>
      </w:r>
    </w:p>
    <w:p w14:paraId="75F55893"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Tension pneumothorax</w:t>
      </w:r>
    </w:p>
    <w:p w14:paraId="6053F7E3"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Hypoplastic left heart syndrome with and without closing or restricting shunts</w:t>
      </w:r>
    </w:p>
    <w:p w14:paraId="10599C4E" w14:textId="51F76C56"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color w:val="000000"/>
          <w:sz w:val="20"/>
          <w:szCs w:val="20"/>
        </w:rPr>
        <w:t>“Investigation” includes exploring physiological mechanisms and pathologies, assess</w:t>
      </w:r>
      <w:r w:rsidR="004D3EA7" w:rsidRPr="000B3348">
        <w:rPr>
          <w:rFonts w:ascii="Calibri" w:hAnsi="Calibri" w:cs="Calibri"/>
          <w:noProof/>
          <w:color w:val="000000"/>
          <w:sz w:val="20"/>
          <w:szCs w:val="20"/>
        </w:rPr>
        <w:t>ing</w:t>
      </w:r>
      <w:r w:rsidRPr="000B3348">
        <w:rPr>
          <w:rFonts w:ascii="Calibri" w:hAnsi="Calibri" w:cs="Calibri"/>
          <w:noProof/>
          <w:color w:val="000000"/>
          <w:sz w:val="20"/>
          <w:szCs w:val="20"/>
        </w:rPr>
        <w:t xml:space="preserve"> the impact of therapeutic interventions, and facilitat</w:t>
      </w:r>
      <w:r w:rsidR="004D3EA7" w:rsidRPr="000B3348">
        <w:rPr>
          <w:rFonts w:ascii="Calibri" w:hAnsi="Calibri" w:cs="Calibri"/>
          <w:noProof/>
          <w:color w:val="000000"/>
          <w:sz w:val="20"/>
          <w:szCs w:val="20"/>
        </w:rPr>
        <w:t>ing</w:t>
      </w:r>
      <w:r w:rsidRPr="000B3348">
        <w:rPr>
          <w:rFonts w:ascii="Calibri" w:hAnsi="Calibri" w:cs="Calibri"/>
          <w:noProof/>
          <w:color w:val="000000"/>
          <w:sz w:val="20"/>
          <w:szCs w:val="20"/>
        </w:rPr>
        <w:t xml:space="preserve"> case discussion and hypothesis testing.</w:t>
      </w:r>
      <w:r w:rsidR="008F042C" w:rsidRPr="000B3348">
        <w:rPr>
          <w:rFonts w:ascii="Calibri" w:hAnsi="Calibri" w:cs="Calibri"/>
          <w:noProof/>
          <w:color w:val="EE0000"/>
          <w:sz w:val="20"/>
          <w:szCs w:val="20"/>
        </w:rPr>
        <w:t xml:space="preserve"> </w:t>
      </w:r>
      <w:r w:rsidRPr="000B3348">
        <w:rPr>
          <w:rFonts w:ascii="Calibri" w:hAnsi="Calibri" w:cs="Calibri"/>
          <w:noProof/>
          <w:color w:val="000000"/>
          <w:sz w:val="20"/>
          <w:szCs w:val="20"/>
        </w:rPr>
        <w:t>EXPLAIN requires an integrated mathematical model of neonatal cardiorespiratory physiology. Existing models  do not meet these ambitious objectives</w:t>
      </w:r>
      <w:r w:rsidR="00FC6B2C" w:rsidRPr="000B3348">
        <w:rPr>
          <w:rFonts w:ascii="Calibri" w:hAnsi="Calibri" w:cs="Calibri"/>
          <w:noProof/>
          <w:color w:val="000000"/>
          <w:sz w:val="20"/>
          <w:szCs w:val="20"/>
        </w:rPr>
        <w:t xml:space="preserve"> </w:t>
      </w:r>
      <w:r w:rsidR="00FC6B2C" w:rsidRPr="000B3348">
        <w:rPr>
          <w:rFonts w:ascii="Calibri" w:hAnsi="Calibri" w:cs="Calibri"/>
          <w:noProof/>
          <w:color w:val="000000"/>
          <w:sz w:val="20"/>
          <w:szCs w:val="20"/>
        </w:rPr>
        <w:fldChar w:fldCharType="begin">
          <w:fldData xml:space="preserve">PEVuZE5vdGU+PENpdGU+PEF1dGhvcj5BbGxlbjwvQXV0aG9yPjxZZWFyPjE5Nzc8L1llYXI+PFJl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</w:fldData>
        </w:fldChar>
      </w:r>
      <w:r w:rsidR="00FC6B2C" w:rsidRPr="000B3348">
        <w:rPr>
          <w:rFonts w:ascii="Calibri" w:hAnsi="Calibri" w:cs="Calibri"/>
          <w:noProof/>
          <w:color w:val="000000"/>
          <w:sz w:val="20"/>
          <w:szCs w:val="20"/>
        </w:rPr>
        <w:instrText xml:space="preserve"> ADDIN EN.CITE </w:instrText>
      </w:r>
      <w:r w:rsidR="00FC6B2C" w:rsidRPr="000B3348">
        <w:rPr>
          <w:rFonts w:ascii="Calibri" w:hAnsi="Calibri" w:cs="Calibri"/>
          <w:noProof/>
          <w:color w:val="000000"/>
          <w:sz w:val="20"/>
          <w:szCs w:val="20"/>
        </w:rPr>
        <w:fldChar w:fldCharType="begin">
          <w:fldData xml:space="preserve">PEVuZE5vdGU+PENpdGU+PEF1dGhvcj5BbGxlbjwvQXV0aG9yPjxZZWFyPjE5Nzc8L1llYXI+PFJl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</w:fldData>
        </w:fldChar>
      </w:r>
      <w:r w:rsidR="00FC6B2C" w:rsidRPr="000B3348">
        <w:rPr>
          <w:rFonts w:ascii="Calibri" w:hAnsi="Calibri" w:cs="Calibri"/>
          <w:noProof/>
          <w:color w:val="000000"/>
          <w:sz w:val="20"/>
          <w:szCs w:val="20"/>
        </w:rPr>
        <w:instrText xml:space="preserve"> ADDIN EN.CITE.DATA </w:instrText>
      </w:r>
      <w:r w:rsidR="00FC6B2C" w:rsidRPr="000B3348">
        <w:rPr>
          <w:rFonts w:ascii="Calibri" w:hAnsi="Calibri" w:cs="Calibri"/>
          <w:noProof/>
          <w:color w:val="000000"/>
          <w:sz w:val="20"/>
          <w:szCs w:val="20"/>
        </w:rPr>
      </w:r>
      <w:r w:rsidR="00FC6B2C" w:rsidRPr="000B3348">
        <w:rPr>
          <w:rFonts w:ascii="Calibri" w:hAnsi="Calibri" w:cs="Calibri"/>
          <w:noProof/>
          <w:color w:val="000000"/>
          <w:sz w:val="20"/>
          <w:szCs w:val="20"/>
        </w:rPr>
        <w:fldChar w:fldCharType="end"/>
      </w:r>
      <w:r w:rsidR="00FC6B2C" w:rsidRPr="000B3348">
        <w:rPr>
          <w:rFonts w:ascii="Calibri" w:hAnsi="Calibri" w:cs="Calibri"/>
          <w:noProof/>
          <w:color w:val="000000"/>
          <w:sz w:val="20"/>
          <w:szCs w:val="20"/>
        </w:rPr>
      </w:r>
      <w:r w:rsidR="00FC6B2C" w:rsidRPr="000B3348">
        <w:rPr>
          <w:rFonts w:ascii="Calibri" w:hAnsi="Calibri" w:cs="Calibri"/>
          <w:noProof/>
          <w:color w:val="000000"/>
          <w:sz w:val="20"/>
          <w:szCs w:val="20"/>
        </w:rPr>
        <w:fldChar w:fldCharType="separate"/>
      </w:r>
      <w:r w:rsidR="00FC6B2C" w:rsidRPr="000B3348">
        <w:rPr>
          <w:rFonts w:ascii="Calibri" w:hAnsi="Calibri" w:cs="Calibri"/>
          <w:noProof/>
          <w:color w:val="000000"/>
          <w:sz w:val="20"/>
          <w:szCs w:val="20"/>
        </w:rPr>
        <w:t>[2-9]</w:t>
      </w:r>
      <w:r w:rsidR="00FC6B2C" w:rsidRPr="000B3348">
        <w:rPr>
          <w:rFonts w:ascii="Calibri" w:hAnsi="Calibri" w:cs="Calibri"/>
          <w:noProof/>
          <w:color w:val="000000"/>
          <w:sz w:val="20"/>
          <w:szCs w:val="20"/>
        </w:rPr>
        <w:fldChar w:fldCharType="end"/>
      </w:r>
      <w:r w:rsidRPr="000B3348">
        <w:rPr>
          <w:rFonts w:ascii="Calibri" w:hAnsi="Calibri" w:cs="Calibri"/>
          <w:noProof/>
          <w:color w:val="000000"/>
          <w:sz w:val="20"/>
          <w:szCs w:val="20"/>
        </w:rPr>
        <w:t xml:space="preserve">. A new integrated cardiorespiratory model is based on the principles outlined </w:t>
      </w:r>
      <w:r w:rsidR="008F042C" w:rsidRPr="000B3348">
        <w:rPr>
          <w:rFonts w:ascii="Calibri" w:hAnsi="Calibri" w:cs="Calibri"/>
          <w:noProof/>
          <w:color w:val="000000"/>
          <w:sz w:val="20"/>
          <w:szCs w:val="20"/>
        </w:rPr>
        <w:t>by van Meurs</w:t>
      </w:r>
      <w:r w:rsidR="00FC6B2C" w:rsidRPr="000B3348">
        <w:rPr>
          <w:rFonts w:ascii="Calibri" w:hAnsi="Calibri" w:cs="Calibri"/>
          <w:noProof/>
          <w:color w:val="000000"/>
          <w:sz w:val="20"/>
          <w:szCs w:val="20"/>
        </w:rPr>
        <w:t xml:space="preserve"> </w:t>
      </w:r>
      <w:r w:rsidR="00FC6B2C" w:rsidRPr="000B3348">
        <w:rPr>
          <w:rFonts w:ascii="Calibri" w:hAnsi="Calibri" w:cs="Calibri"/>
          <w:noProof/>
          <w:color w:val="000000"/>
          <w:sz w:val="20"/>
          <w:szCs w:val="20"/>
        </w:rPr>
        <w:fldChar w:fldCharType="begin"/>
      </w:r>
      <w:r w:rsidR="00FC6B2C" w:rsidRPr="000B3348">
        <w:rPr>
          <w:rFonts w:ascii="Calibri" w:hAnsi="Calibri" w:cs="Calibri"/>
          <w:noProof/>
          <w:color w:val="000000"/>
          <w:sz w:val="20"/>
          <w:szCs w:val="20"/>
        </w:rPr>
        <w:instrText xml:space="preserve"> ADDIN EN.CITE &lt;EndNote&gt;&lt;Cite&gt;&lt;Author&gt;van Meurs&lt;/Author&gt;&lt;Year&gt;2011&lt;/Year&gt;&lt;RecNum&gt;53&lt;/RecNum&gt;&lt;DisplayText&gt;[10]&lt;/DisplayText&gt;&lt;record&gt;&lt;rec-number&gt;53&lt;/rec-number&gt;&lt;foreign-keys&gt;&lt;key app="EN" db-id="55w90zxw4p0f2qe2xtixwtw6t9w909tr0vpa" timestamp="1710970240"&gt;53&lt;/key&gt;&lt;/foreign-keys&gt;&lt;ref-type name="Book"&gt;6&lt;/ref-type&gt;&lt;contributors&gt;&lt;authors&gt;&lt;author&gt;van Meurs, W.L.&lt;/author&gt;&lt;/authors&gt;&lt;/contributors&gt;&lt;titles&gt;&lt;title&gt;Modeling and Simulation in Biomedical Engineering: Applications in Cardiorespiratory Physiology&lt;/title&gt;&lt;/titles&gt;&lt;dates&gt;&lt;year&gt;2011&lt;/year&gt;&lt;/dates&gt;&lt;publisher&gt;McGraw Hill LLC&lt;/publisher&gt;&lt;isbn&gt;9780071714464&lt;/isbn&gt;&lt;urls&gt;&lt;related-urls&gt;&lt;url&gt;https://books.google.nl/books?id=t7_b3u7GMn4C&lt;/url&gt;&lt;/related-urls&gt;&lt;/urls&gt;&lt;/record&gt;&lt;/Cite&gt;&lt;/EndNote&gt;</w:instrText>
      </w:r>
      <w:r w:rsidR="00FC6B2C" w:rsidRPr="000B3348">
        <w:rPr>
          <w:rFonts w:ascii="Calibri" w:hAnsi="Calibri" w:cs="Calibri"/>
          <w:noProof/>
          <w:color w:val="000000"/>
          <w:sz w:val="20"/>
          <w:szCs w:val="20"/>
        </w:rPr>
        <w:fldChar w:fldCharType="separate"/>
      </w:r>
      <w:r w:rsidR="00FC6B2C" w:rsidRPr="000B3348">
        <w:rPr>
          <w:rFonts w:ascii="Calibri" w:hAnsi="Calibri" w:cs="Calibri"/>
          <w:noProof/>
          <w:color w:val="000000"/>
          <w:sz w:val="20"/>
          <w:szCs w:val="20"/>
        </w:rPr>
        <w:t>[10]</w:t>
      </w:r>
      <w:r w:rsidR="00FC6B2C" w:rsidRPr="000B3348">
        <w:rPr>
          <w:rFonts w:ascii="Calibri" w:hAnsi="Calibri" w:cs="Calibri"/>
          <w:noProof/>
          <w:color w:val="000000"/>
          <w:sz w:val="20"/>
          <w:szCs w:val="20"/>
        </w:rPr>
        <w:fldChar w:fldCharType="end"/>
      </w:r>
      <w:r w:rsidR="00FC6B2C" w:rsidRPr="000B3348">
        <w:rPr>
          <w:rFonts w:ascii="Calibri" w:hAnsi="Calibri" w:cs="Calibri"/>
          <w:noProof/>
          <w:color w:val="000000" w:themeColor="text1"/>
          <w:sz w:val="20"/>
          <w:szCs w:val="20"/>
        </w:rPr>
        <w:t>.</w:t>
      </w:r>
      <w:r w:rsidRPr="000B3348">
        <w:rPr>
          <w:rFonts w:ascii="Calibri" w:hAnsi="Calibri" w:cs="Calibri"/>
          <w:noProof/>
          <w:color w:val="EE0000"/>
          <w:sz w:val="20"/>
          <w:szCs w:val="20"/>
        </w:rPr>
        <w:t xml:space="preserve"> </w:t>
      </w:r>
      <w:r w:rsidRPr="000B3348">
        <w:rPr>
          <w:rFonts w:ascii="Calibri" w:hAnsi="Calibri" w:cs="Calibri"/>
          <w:noProof/>
          <w:color w:val="000000"/>
          <w:sz w:val="20"/>
          <w:szCs w:val="20"/>
        </w:rPr>
        <w:t xml:space="preserve">In this paper the controlled cardiovascular model for the term neonate is introduced. It is validated at baseline, </w:t>
      </w:r>
      <w:r w:rsidR="000136A3" w:rsidRPr="000B3348">
        <w:rPr>
          <w:rFonts w:ascii="Calibri" w:hAnsi="Calibri" w:cs="Calibri"/>
          <w:noProof/>
          <w:color w:val="000000"/>
          <w:sz w:val="20"/>
          <w:szCs w:val="20"/>
        </w:rPr>
        <w:t xml:space="preserve">and </w:t>
      </w:r>
      <w:r w:rsidRPr="000B3348">
        <w:rPr>
          <w:rFonts w:ascii="Calibri" w:hAnsi="Calibri" w:cs="Calibri"/>
          <w:noProof/>
          <w:color w:val="000000"/>
          <w:sz w:val="20"/>
          <w:szCs w:val="20"/>
        </w:rPr>
        <w:t xml:space="preserve">for the PDA and </w:t>
      </w:r>
      <w:r w:rsidR="004D3EA7" w:rsidRPr="000B3348">
        <w:rPr>
          <w:rFonts w:ascii="Calibri" w:hAnsi="Calibri" w:cs="Calibri"/>
          <w:noProof/>
          <w:color w:val="000000"/>
          <w:sz w:val="20"/>
          <w:szCs w:val="20"/>
        </w:rPr>
        <w:t>a</w:t>
      </w:r>
      <w:r w:rsidRPr="000B3348">
        <w:rPr>
          <w:rFonts w:ascii="Calibri" w:hAnsi="Calibri" w:cs="Calibri"/>
          <w:noProof/>
          <w:color w:val="000000"/>
          <w:sz w:val="20"/>
          <w:szCs w:val="20"/>
        </w:rPr>
        <w:t xml:space="preserve">PH conditions. </w:t>
      </w:r>
      <w:r w:rsidR="000136A3" w:rsidRPr="000B3348">
        <w:rPr>
          <w:rFonts w:ascii="Calibri" w:hAnsi="Calibri" w:cs="Calibri"/>
          <w:color w:val="000000"/>
          <w:sz w:val="20"/>
          <w:szCs w:val="20"/>
        </w:rPr>
        <w:t xml:space="preserve">A second contribution is a method for patient-specific parameterization of the model: an AI-assisted, closed-loop calibration pipeline that maps a small set of measured clinical targets onto the model’s parameters, and which we use to construct the validation cases presented below. The neonatal respiratory model, encompassing breathing, ventilation, gas exchange, gas transport, and metabolism, </w:t>
      </w:r>
      <w:r w:rsidR="001E0B8F">
        <w:rPr>
          <w:rFonts w:ascii="Calibri" w:hAnsi="Calibri" w:cs="Calibri"/>
          <w:color w:val="000000"/>
          <w:sz w:val="20"/>
          <w:szCs w:val="20"/>
        </w:rPr>
        <w:t>will be</w:t>
      </w:r>
      <w:r w:rsidR="000136A3" w:rsidRPr="000B3348">
        <w:rPr>
          <w:rFonts w:ascii="Calibri" w:hAnsi="Calibri" w:cs="Calibri"/>
          <w:color w:val="000000"/>
          <w:sz w:val="20"/>
          <w:szCs w:val="20"/>
        </w:rPr>
        <w:t xml:space="preserve"> described in a </w:t>
      </w:r>
      <w:commentRangeStart w:id="4"/>
      <w:commentRangeStart w:id="5"/>
      <w:r w:rsidR="009D0144" w:rsidRPr="000B3348">
        <w:rPr>
          <w:rFonts w:ascii="Calibri" w:hAnsi="Calibri" w:cs="Calibri"/>
          <w:color w:val="000000"/>
          <w:sz w:val="20"/>
          <w:szCs w:val="20"/>
        </w:rPr>
        <w:t xml:space="preserve">separate </w:t>
      </w:r>
      <w:r w:rsidR="000136A3" w:rsidRPr="000B3348">
        <w:rPr>
          <w:rFonts w:ascii="Calibri" w:hAnsi="Calibri" w:cs="Calibri"/>
          <w:color w:val="000000"/>
          <w:sz w:val="20"/>
          <w:szCs w:val="20"/>
        </w:rPr>
        <w:t>paper</w:t>
      </w:r>
      <w:commentRangeEnd w:id="4"/>
      <w:r w:rsidR="004D3EA7" w:rsidRPr="000B3348">
        <w:rPr>
          <w:rStyle w:val="CommentReference"/>
          <w:rFonts w:ascii="Calibri" w:hAnsi="Calibri" w:cs="Calibri"/>
          <w:color w:val="000000"/>
          <w:sz w:val="20"/>
          <w:szCs w:val="20"/>
        </w:rPr>
        <w:commentReference w:id="4"/>
      </w:r>
      <w:commentRangeEnd w:id="5"/>
      <w:r w:rsidR="009D0144" w:rsidRPr="000B3348">
        <w:rPr>
          <w:rStyle w:val="CommentReference"/>
          <w:rFonts w:ascii="Calibri" w:hAnsi="Calibri" w:cs="Calibri"/>
          <w:color w:val="000000"/>
          <w:sz w:val="20"/>
          <w:szCs w:val="20"/>
        </w:rPr>
        <w:commentReference w:id="5"/>
      </w:r>
      <w:r w:rsidR="000136A3" w:rsidRPr="000B3348">
        <w:rPr>
          <w:rFonts w:ascii="Calibri" w:hAnsi="Calibri" w:cs="Calibri"/>
          <w:color w:val="000000"/>
          <w:sz w:val="20"/>
          <w:szCs w:val="20"/>
        </w:rPr>
        <w:t xml:space="preserve">. The acid–base model is </w:t>
      </w:r>
      <w:r w:rsidR="001E0B8F">
        <w:rPr>
          <w:rFonts w:ascii="Calibri" w:hAnsi="Calibri" w:cs="Calibri"/>
          <w:color w:val="000000"/>
          <w:sz w:val="20"/>
          <w:szCs w:val="20"/>
        </w:rPr>
        <w:t xml:space="preserve">was </w:t>
      </w:r>
      <w:r w:rsidR="000136A3" w:rsidRPr="000B3348">
        <w:rPr>
          <w:rFonts w:ascii="Calibri" w:hAnsi="Calibri" w:cs="Calibri"/>
          <w:color w:val="000000"/>
          <w:sz w:val="20"/>
          <w:szCs w:val="20"/>
        </w:rPr>
        <w:t>presented separately</w:t>
      </w:r>
      <w:r w:rsidR="00FC6B2C" w:rsidRPr="000B3348">
        <w:rPr>
          <w:rFonts w:ascii="Calibri" w:hAnsi="Calibri" w:cs="Calibri"/>
          <w:color w:val="000000"/>
          <w:sz w:val="20"/>
          <w:szCs w:val="20"/>
        </w:rPr>
        <w:t xml:space="preserve"> </w:t>
      </w:r>
      <w:r w:rsidR="00FC6B2C" w:rsidRPr="000B3348">
        <w:rPr>
          <w:rFonts w:ascii="Calibri" w:hAnsi="Calibri" w:cs="Calibri"/>
          <w:color w:val="000000"/>
          <w:sz w:val="20"/>
          <w:szCs w:val="20"/>
        </w:rPr>
        <w:fldChar w:fldCharType="begin">
          <w:fldData xml:space="preserve">PEVuZE5vdGU+PENpdGU+PEF1dGhvcj5BbnRvbml1czwvQXV0aG9yPjxZZWFyPjIwMjM8L1llYXI+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</w:fldData>
        </w:fldChar>
      </w:r>
      <w:r w:rsidR="00FC6B2C" w:rsidRPr="000B3348">
        <w:rPr>
          <w:rFonts w:ascii="Calibri" w:hAnsi="Calibri" w:cs="Calibri"/>
          <w:color w:val="000000"/>
          <w:sz w:val="20"/>
          <w:szCs w:val="20"/>
        </w:rPr>
        <w:instrText xml:space="preserve"> ADDIN EN.CITE </w:instrText>
      </w:r>
      <w:r w:rsidR="00FC6B2C" w:rsidRPr="000B3348">
        <w:rPr>
          <w:rFonts w:ascii="Calibri" w:hAnsi="Calibri" w:cs="Calibri"/>
          <w:color w:val="000000"/>
          <w:sz w:val="20"/>
          <w:szCs w:val="20"/>
        </w:rPr>
        <w:fldChar w:fldCharType="begin">
          <w:fldData xml:space="preserve">PEVuZE5vdGU+PENpdGU+PEF1dGhvcj5BbnRvbml1czwvQXV0aG9yPjxZZWFyPjIwMjM8L1llYXI+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</w:fldData>
        </w:fldChar>
      </w:r>
      <w:r w:rsidR="00FC6B2C" w:rsidRPr="000B3348">
        <w:rPr>
          <w:rFonts w:ascii="Calibri" w:hAnsi="Calibri" w:cs="Calibri"/>
          <w:color w:val="000000"/>
          <w:sz w:val="20"/>
          <w:szCs w:val="20"/>
        </w:rPr>
        <w:instrText xml:space="preserve"> ADDIN EN.CITE.DATA </w:instrText>
      </w:r>
      <w:r w:rsidR="00FC6B2C" w:rsidRPr="000B3348">
        <w:rPr>
          <w:rFonts w:ascii="Calibri" w:hAnsi="Calibri" w:cs="Calibri"/>
          <w:color w:val="000000"/>
          <w:sz w:val="20"/>
          <w:szCs w:val="20"/>
        </w:rPr>
      </w:r>
      <w:r w:rsidR="00FC6B2C" w:rsidRPr="000B3348">
        <w:rPr>
          <w:rFonts w:ascii="Calibri" w:hAnsi="Calibri" w:cs="Calibri"/>
          <w:color w:val="000000"/>
          <w:sz w:val="20"/>
          <w:szCs w:val="20"/>
        </w:rPr>
        <w:fldChar w:fldCharType="end"/>
      </w:r>
      <w:r w:rsidR="00FC6B2C" w:rsidRPr="000B3348">
        <w:rPr>
          <w:rFonts w:ascii="Calibri" w:hAnsi="Calibri" w:cs="Calibri"/>
          <w:color w:val="000000"/>
          <w:sz w:val="20"/>
          <w:szCs w:val="20"/>
        </w:rPr>
      </w:r>
      <w:r w:rsidR="00FC6B2C" w:rsidRPr="000B3348">
        <w:rPr>
          <w:rFonts w:ascii="Calibri" w:hAnsi="Calibri" w:cs="Calibri"/>
          <w:color w:val="000000"/>
          <w:sz w:val="20"/>
          <w:szCs w:val="20"/>
        </w:rPr>
        <w:fldChar w:fldCharType="separate"/>
      </w:r>
      <w:r w:rsidR="00FC6B2C" w:rsidRPr="000B3348">
        <w:rPr>
          <w:rFonts w:ascii="Calibri" w:hAnsi="Calibri" w:cs="Calibri"/>
          <w:noProof/>
          <w:color w:val="000000"/>
          <w:sz w:val="20"/>
          <w:szCs w:val="20"/>
        </w:rPr>
        <w:t>[11]</w:t>
      </w:r>
      <w:r w:rsidR="00FC6B2C" w:rsidRPr="000B3348">
        <w:rPr>
          <w:rFonts w:ascii="Calibri" w:hAnsi="Calibri" w:cs="Calibri"/>
          <w:color w:val="000000"/>
          <w:sz w:val="20"/>
          <w:szCs w:val="20"/>
        </w:rPr>
        <w:fldChar w:fldCharType="end"/>
      </w:r>
      <w:r w:rsidR="00FC6B2C" w:rsidRPr="000B3348">
        <w:rPr>
          <w:rFonts w:ascii="Calibri" w:hAnsi="Calibri" w:cs="Calibri"/>
          <w:color w:val="000000"/>
          <w:sz w:val="20"/>
          <w:szCs w:val="20"/>
        </w:rPr>
        <w:t>.</w:t>
      </w:r>
      <w:r w:rsidR="000136A3" w:rsidRPr="000B3348">
        <w:rPr>
          <w:rFonts w:ascii="Calibri" w:hAnsi="Calibri" w:cs="Calibri"/>
          <w:color w:val="EE0000"/>
          <w:sz w:val="20"/>
          <w:szCs w:val="20"/>
        </w:rPr>
        <w:t xml:space="preserve"> </w:t>
      </w:r>
      <w:r w:rsidRPr="000B3348">
        <w:rPr>
          <w:rFonts w:ascii="Calibri" w:hAnsi="Calibri" w:cs="Calibri"/>
          <w:noProof/>
          <w:sz w:val="20"/>
          <w:szCs w:val="20"/>
        </w:rPr>
        <w:t>The model is for a full-term neonate but can be scaled to reflect premature born neonates.  Degrees of prematurity</w:t>
      </w:r>
      <w:r w:rsidR="000136A3" w:rsidRPr="000B3348">
        <w:rPr>
          <w:rFonts w:ascii="Calibri" w:hAnsi="Calibri" w:cs="Calibri"/>
          <w:noProof/>
          <w:sz w:val="20"/>
          <w:szCs w:val="20"/>
        </w:rPr>
        <w:t xml:space="preserve"> </w:t>
      </w:r>
      <w:r w:rsidRPr="000B3348">
        <w:rPr>
          <w:rFonts w:ascii="Calibri" w:hAnsi="Calibri" w:cs="Calibri"/>
          <w:noProof/>
          <w:sz w:val="20"/>
          <w:szCs w:val="20"/>
        </w:rPr>
        <w:t>do not require a change in model structure, but can be simulated by modifying selected model parameters and state variables.</w:t>
      </w:r>
      <w:r w:rsidRPr="000B3348">
        <w:rPr>
          <w:rFonts w:ascii="Calibri" w:hAnsi="Calibri" w:cs="Calibri"/>
          <w:noProof/>
          <w:color w:val="000000"/>
          <w:sz w:val="20"/>
          <w:szCs w:val="20"/>
        </w:rPr>
        <w:t xml:space="preserve"> </w:t>
      </w:r>
      <w:r w:rsidR="001E0B8F">
        <w:rPr>
          <w:rFonts w:ascii="Calibri" w:hAnsi="Calibri" w:cs="Calibri"/>
          <w:noProof/>
          <w:color w:val="000000"/>
          <w:sz w:val="20"/>
          <w:szCs w:val="20"/>
        </w:rPr>
        <w:t xml:space="preserve">Visual interactive </w:t>
      </w:r>
      <w:r w:rsidRPr="000B3348">
        <w:rPr>
          <w:rFonts w:ascii="Calibri" w:hAnsi="Calibri" w:cs="Calibri"/>
          <w:noProof/>
          <w:color w:val="000000"/>
          <w:sz w:val="20"/>
          <w:szCs w:val="20"/>
        </w:rPr>
        <w:t xml:space="preserve">EXPLAIN can be run in real time from the web page </w:t>
      </w:r>
      <w:hyperlink r:id="rId13" w:history="1">
        <w:r w:rsidRPr="000B3348">
          <w:rPr>
            <w:rStyle w:val="Hyperlink"/>
            <w:rFonts w:ascii="Calibri" w:hAnsi="Calibri" w:cs="Calibri"/>
            <w:noProof/>
            <w:sz w:val="20"/>
            <w:szCs w:val="20"/>
          </w:rPr>
          <w:t>https://explain-user.com</w:t>
        </w:r>
      </w:hyperlink>
      <w:r w:rsidRPr="000B3348">
        <w:rPr>
          <w:rFonts w:ascii="Calibri" w:hAnsi="Calibri" w:cs="Calibri"/>
          <w:noProof/>
          <w:color w:val="000000"/>
          <w:sz w:val="20"/>
          <w:szCs w:val="20"/>
        </w:rPr>
        <w:t>. The complete source code is available upon request.</w:t>
      </w:r>
    </w:p>
    <w:p w14:paraId="58CE11D5" w14:textId="77777777" w:rsidR="003D4A22" w:rsidRPr="000B3348" w:rsidRDefault="003D4A22" w:rsidP="00E26FD8">
      <w:pPr>
        <w:pStyle w:val="NoSpacing"/>
        <w:jc w:val="both"/>
        <w:rPr>
          <w:rFonts w:ascii="Calibri" w:hAnsi="Calibri" w:cs="Calibri"/>
          <w:noProof/>
          <w:sz w:val="20"/>
          <w:szCs w:val="20"/>
        </w:rPr>
      </w:pPr>
    </w:p>
    <w:p w14:paraId="748F0CBD" w14:textId="77777777" w:rsidR="003D4A22" w:rsidRPr="000B3348" w:rsidRDefault="003D4A22" w:rsidP="00E26FD8">
      <w:pPr>
        <w:pStyle w:val="ListParagraph"/>
        <w:numPr>
          <w:ilvl w:val="0"/>
          <w:numId w:val="20"/>
        </w:numPr>
        <w:jc w:val="both"/>
        <w:rPr>
          <w:rFonts w:ascii="Calibri" w:hAnsi="Calibri" w:cs="Calibri"/>
          <w:noProof/>
          <w:sz w:val="20"/>
          <w:szCs w:val="20"/>
        </w:rPr>
      </w:pPr>
      <w:r w:rsidRPr="000B3348">
        <w:rPr>
          <w:rFonts w:ascii="Calibri" w:hAnsi="Calibri" w:cs="Calibri"/>
          <w:b/>
          <w:bCs/>
          <w:caps/>
          <w:noProof/>
          <w:sz w:val="20"/>
          <w:szCs w:val="20"/>
        </w:rPr>
        <w:t>Methods</w:t>
      </w:r>
    </w:p>
    <w:p w14:paraId="2EE8B23C" w14:textId="77777777" w:rsidR="003D4A22" w:rsidRPr="000B3348" w:rsidRDefault="003D4A22" w:rsidP="00E26FD8">
      <w:pPr>
        <w:pStyle w:val="NoSpacing"/>
        <w:jc w:val="both"/>
        <w:rPr>
          <w:rFonts w:ascii="Calibri" w:hAnsi="Calibri" w:cs="Calibri"/>
          <w:noProof/>
          <w:sz w:val="20"/>
          <w:szCs w:val="20"/>
        </w:rPr>
      </w:pPr>
    </w:p>
    <w:p w14:paraId="300A8023" w14:textId="77777777" w:rsidR="003D4A22" w:rsidRPr="000B3348" w:rsidRDefault="003D4A22" w:rsidP="00E26FD8">
      <w:pPr>
        <w:pStyle w:val="NoSpacing"/>
        <w:jc w:val="both"/>
        <w:rPr>
          <w:rFonts w:ascii="Calibri" w:hAnsi="Calibri" w:cs="Calibri"/>
          <w:b/>
          <w:bCs/>
          <w:noProof/>
          <w:sz w:val="20"/>
          <w:szCs w:val="20"/>
        </w:rPr>
      </w:pPr>
      <w:r w:rsidRPr="000B3348">
        <w:rPr>
          <w:rFonts w:ascii="Calibri" w:hAnsi="Calibri" w:cs="Calibri"/>
          <w:b/>
          <w:bCs/>
          <w:noProof/>
          <w:sz w:val="20"/>
          <w:szCs w:val="20"/>
        </w:rPr>
        <w:t>2.1 Conceptual model</w:t>
      </w:r>
    </w:p>
    <w:p w14:paraId="1DE29E7A" w14:textId="77777777" w:rsidR="003D4A22" w:rsidRPr="000B3348" w:rsidRDefault="003D4A22" w:rsidP="00E26FD8">
      <w:pPr>
        <w:pStyle w:val="NoSpacing"/>
        <w:jc w:val="both"/>
        <w:rPr>
          <w:rFonts w:ascii="Calibri" w:hAnsi="Calibri" w:cs="Calibri"/>
          <w:noProof/>
          <w:sz w:val="20"/>
          <w:szCs w:val="20"/>
        </w:rPr>
      </w:pPr>
    </w:p>
    <w:p w14:paraId="19E6670B" w14:textId="65253F76"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Figure 1 shows the main models and causal relationships underlying EXPLAIN.  Overall inputs and outputs of the integrated model, such as the fraction of inspired oxygen and ECG, are not represented in this figure.</w:t>
      </w:r>
    </w:p>
    <w:p w14:paraId="370BD7BB" w14:textId="77777777" w:rsidR="003D4A22" w:rsidRPr="000B3348" w:rsidRDefault="003D4A22" w:rsidP="00E26FD8">
      <w:pPr>
        <w:pStyle w:val="NoSpacing"/>
        <w:jc w:val="both"/>
        <w:rPr>
          <w:rFonts w:ascii="Calibri" w:hAnsi="Calibri" w:cs="Calibri"/>
          <w:noProof/>
          <w:sz w:val="20"/>
          <w:szCs w:val="20"/>
        </w:rPr>
      </w:pPr>
    </w:p>
    <w:p w14:paraId="5C5FE664" w14:textId="77777777" w:rsidR="003D4A22" w:rsidRPr="000B3348" w:rsidRDefault="003D4A22" w:rsidP="00E26FD8">
      <w:pPr>
        <w:pStyle w:val="NoSpacing"/>
        <w:jc w:val="both"/>
        <w:rPr>
          <w:rFonts w:ascii="Calibri" w:hAnsi="Calibri" w:cs="Calibri"/>
          <w:noProof/>
          <w:sz w:val="20"/>
          <w:szCs w:val="20"/>
        </w:rPr>
      </w:pPr>
    </w:p>
    <w:p w14:paraId="661672C7" w14:textId="77777777"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lastRenderedPageBreak/>
        <w:drawing>
          <wp:inline distT="0" distB="0" distL="0" distR="0" wp14:anchorId="201951AB" wp14:editId="065EBE47">
            <wp:extent cx="5763101" cy="3073400"/>
            <wp:effectExtent l="0" t="0" r="0" b="0"/>
            <wp:docPr id="74895002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50022" name="Graphic 748950022"/>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5875418" cy="3133298"/>
                    </a:xfrm>
                    <a:prstGeom prst="rect">
                      <a:avLst/>
                    </a:prstGeom>
                  </pic:spPr>
                </pic:pic>
              </a:graphicData>
            </a:graphic>
          </wp:inline>
        </w:drawing>
      </w:r>
    </w:p>
    <w:p w14:paraId="063E1E14" w14:textId="47FF8860" w:rsidR="003D4A22" w:rsidRPr="000B3348" w:rsidRDefault="003D4A22" w:rsidP="00E26FD8">
      <w:pPr>
        <w:pStyle w:val="NoSpacing"/>
        <w:ind w:right="335"/>
        <w:jc w:val="both"/>
        <w:rPr>
          <w:rFonts w:ascii="Calibri" w:hAnsi="Calibri" w:cs="Calibri"/>
          <w:noProof/>
          <w:sz w:val="16"/>
          <w:szCs w:val="16"/>
        </w:rPr>
      </w:pPr>
      <w:r w:rsidRPr="000B3348">
        <w:rPr>
          <w:rFonts w:ascii="Calibri" w:hAnsi="Calibri" w:cs="Calibri"/>
          <w:b/>
          <w:noProof/>
          <w:sz w:val="16"/>
          <w:szCs w:val="16"/>
        </w:rPr>
        <w:t xml:space="preserve">Fig. 1. </w:t>
      </w:r>
      <w:r w:rsidRPr="000B3348">
        <w:rPr>
          <w:rFonts w:ascii="Calibri" w:hAnsi="Calibri" w:cs="Calibri"/>
          <w:noProof/>
          <w:sz w:val="16"/>
          <w:szCs w:val="16"/>
        </w:rPr>
        <w:t>Block diagram of the integrated cardiorespiratory model, adapted from van Meurs</w:t>
      </w:r>
      <w:r w:rsidR="00FC6B2C" w:rsidRPr="000B3348">
        <w:rPr>
          <w:rFonts w:ascii="Calibri" w:hAnsi="Calibri" w:cs="Calibri"/>
          <w:noProof/>
          <w:sz w:val="16"/>
          <w:szCs w:val="16"/>
        </w:rPr>
        <w:t xml:space="preserve"> </w:t>
      </w:r>
      <w:r w:rsidR="00FC6B2C" w:rsidRPr="000B3348">
        <w:rPr>
          <w:rFonts w:ascii="Calibri" w:hAnsi="Calibri" w:cs="Calibri"/>
          <w:noProof/>
          <w:sz w:val="16"/>
          <w:szCs w:val="16"/>
        </w:rPr>
        <w:fldChar w:fldCharType="begin"/>
      </w:r>
      <w:r w:rsidR="00FC6B2C" w:rsidRPr="000B3348">
        <w:rPr>
          <w:rFonts w:ascii="Calibri" w:hAnsi="Calibri" w:cs="Calibri"/>
          <w:noProof/>
          <w:sz w:val="16"/>
          <w:szCs w:val="16"/>
        </w:rPr>
        <w:instrText xml:space="preserve"> ADDIN EN.CITE &lt;EndNote&gt;&lt;Cite&gt;&lt;Author&gt;van Meurs&lt;/Author&gt;&lt;Year&gt;2011&lt;/Year&gt;&lt;RecNum&gt;53&lt;/RecNum&gt;&lt;DisplayText&gt;[10]&lt;/DisplayText&gt;&lt;record&gt;&lt;rec-number&gt;53&lt;/rec-number&gt;&lt;foreign-keys&gt;&lt;key app="EN" db-id="55w90zxw4p0f2qe2xtixwtw6t9w909tr0vpa" timestamp="1710970240"&gt;53&lt;/key&gt;&lt;/foreign-keys&gt;&lt;ref-type name="Book"&gt;6&lt;/ref-type&gt;&lt;contributors&gt;&lt;authors&gt;&lt;author&gt;van Meurs, W.L.&lt;/author&gt;&lt;/authors&gt;&lt;/contributors&gt;&lt;titles&gt;&lt;title&gt;Modeling and Simulation in Biomedical Engineering: Applications in Cardiorespiratory Physiology&lt;/title&gt;&lt;/titles&gt;&lt;dates&gt;&lt;year&gt;2011&lt;/year&gt;&lt;/dates&gt;&lt;publisher&gt;McGraw Hill LLC&lt;/publisher&gt;&lt;isbn&gt;9780071714464&lt;/isbn&gt;&lt;urls&gt;&lt;related-urls&gt;&lt;url&gt;https://books.google.nl/books?id=t7_b3u7GMn4C&lt;/url&gt;&lt;/related-urls&gt;&lt;/urls&gt;&lt;/record&gt;&lt;/Cite&gt;&lt;/EndNote&gt;</w:instrText>
      </w:r>
      <w:r w:rsidR="00FC6B2C" w:rsidRPr="000B3348">
        <w:rPr>
          <w:rFonts w:ascii="Calibri" w:hAnsi="Calibri" w:cs="Calibri"/>
          <w:noProof/>
          <w:sz w:val="16"/>
          <w:szCs w:val="16"/>
        </w:rPr>
        <w:fldChar w:fldCharType="separate"/>
      </w:r>
      <w:r w:rsidR="00FC6B2C" w:rsidRPr="000B3348">
        <w:rPr>
          <w:rFonts w:ascii="Calibri" w:hAnsi="Calibri" w:cs="Calibri"/>
          <w:noProof/>
          <w:sz w:val="16"/>
          <w:szCs w:val="16"/>
        </w:rPr>
        <w:t>[10]</w:t>
      </w:r>
      <w:r w:rsidR="00FC6B2C" w:rsidRPr="000B3348">
        <w:rPr>
          <w:rFonts w:ascii="Calibri" w:hAnsi="Calibri" w:cs="Calibri"/>
          <w:noProof/>
          <w:sz w:val="16"/>
          <w:szCs w:val="16"/>
        </w:rPr>
        <w:fldChar w:fldCharType="end"/>
      </w:r>
    </w:p>
    <w:p w14:paraId="18149A51" w14:textId="77777777" w:rsidR="003D4A22" w:rsidRPr="000B3348" w:rsidRDefault="003D4A22" w:rsidP="00E26FD8">
      <w:pPr>
        <w:pStyle w:val="NoSpacing"/>
        <w:jc w:val="both"/>
        <w:rPr>
          <w:rFonts w:ascii="Calibri" w:hAnsi="Calibri" w:cs="Calibri"/>
          <w:noProof/>
          <w:sz w:val="20"/>
          <w:szCs w:val="20"/>
        </w:rPr>
      </w:pPr>
    </w:p>
    <w:p w14:paraId="6970DFFA" w14:textId="6CE82592"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The two bottom blocks of this diagram reflect blood flow and control of circulation, and the two top blocks reflect gas flow and control of breathing.  Oxygen delivery, cellular metabolism, and carbon dioxide elimination, part of the central block, rely on both gas flow and blood flow.  From left to right, the blocks reflect the causally connected processes: fluid mechanics (liquids and gases), carried respiratory gases, and signals generated by the autonomic nervous system (ANS), respectively.  Control effectors will be described in detail below.  This article describes the model of the neonatal cardiovascular system: the two bottom blocks in Figure 1, a software implementation of this model, and selected cardiovascular simulation results and model validation.</w:t>
      </w:r>
    </w:p>
    <w:p w14:paraId="2A4D6FC2" w14:textId="20F64548" w:rsidR="003D4A22" w:rsidRPr="000B3348" w:rsidRDefault="003D4A22" w:rsidP="00E26FD8">
      <w:pPr>
        <w:pStyle w:val="NoSpacing"/>
        <w:jc w:val="both"/>
        <w:rPr>
          <w:rFonts w:ascii="Calibri" w:hAnsi="Calibri" w:cs="Calibri"/>
          <w:noProof/>
          <w:sz w:val="20"/>
          <w:szCs w:val="20"/>
        </w:rPr>
      </w:pPr>
      <w:bookmarkStart w:id="6" w:name="_Hlk75163348"/>
      <w:r w:rsidRPr="000B3348">
        <w:rPr>
          <w:rFonts w:ascii="Calibri" w:hAnsi="Calibri" w:cs="Calibri"/>
          <w:noProof/>
          <w:sz w:val="20"/>
          <w:szCs w:val="20"/>
        </w:rPr>
        <w:t xml:space="preserve">A cardiac rhythm sub model is part of the circulation model.  It responds to the circulatory control effector heart rate from the control of circulation model and generates heart chamber activation functions.  </w:t>
      </w:r>
      <w:bookmarkEnd w:id="6"/>
      <w:r w:rsidRPr="000B3348">
        <w:rPr>
          <w:rFonts w:ascii="Calibri" w:hAnsi="Calibri" w:cs="Calibri"/>
          <w:noProof/>
          <w:sz w:val="20"/>
          <w:szCs w:val="20"/>
        </w:rPr>
        <w:t>These are sent to the hemodynamics model described below.  The underlying time-varying elastance model and the four heart chamber activation functions will be explained in the mathematical model section.  The function of the SA and AV nodes is implicit in the modeled time functions.  The variable heart rate determines the firing rate of the SA node.  Dysrhythmias can be simulated by ad-hoc changes to the parameters of the cardiac rhythm model.</w:t>
      </w:r>
    </w:p>
    <w:p w14:paraId="77C53B91" w14:textId="2D56D010" w:rsidR="003D4A22" w:rsidRPr="000B3348" w:rsidRDefault="003D4A22" w:rsidP="00E26FD8">
      <w:pPr>
        <w:pStyle w:val="NoSpacing"/>
        <w:jc w:val="both"/>
        <w:rPr>
          <w:rFonts w:ascii="Calibri" w:hAnsi="Calibri" w:cs="Calibri"/>
          <w:noProof/>
          <w:sz w:val="20"/>
          <w:szCs w:val="20"/>
        </w:rPr>
      </w:pPr>
      <w:bookmarkStart w:id="7" w:name="_Hlk76577178"/>
      <w:r w:rsidRPr="000B3348">
        <w:rPr>
          <w:rFonts w:ascii="Calibri" w:hAnsi="Calibri" w:cs="Calibri"/>
          <w:noProof/>
          <w:sz w:val="20"/>
          <w:szCs w:val="20"/>
        </w:rPr>
        <w:t xml:space="preserve">The other sub model of the circulation model is the hemodynamics model, which reflects cardiac and vascular blood volumes, pressures, and flow rates.  </w:t>
      </w:r>
      <w:bookmarkStart w:id="8" w:name="_Hlk71623299"/>
      <w:r w:rsidR="00C2179E" w:rsidRPr="000B3348">
        <w:rPr>
          <w:rFonts w:ascii="Calibri" w:hAnsi="Calibri" w:cs="Calibri"/>
          <w:color w:val="000000"/>
          <w:sz w:val="20"/>
          <w:szCs w:val="20"/>
        </w:rPr>
        <w:t xml:space="preserve">It responds to activation functions from the cardiac rhythm model, intrathoracic pressure generated by the ventilation model, and circulatory control effectors, including contractility, arteriolar resistance and elastance, and venous unstressed volume. </w:t>
      </w:r>
      <w:r w:rsidRPr="000B3348">
        <w:rPr>
          <w:rFonts w:ascii="Calibri" w:hAnsi="Calibri" w:cs="Calibri"/>
          <w:noProof/>
          <w:sz w:val="20"/>
          <w:szCs w:val="20"/>
        </w:rPr>
        <w:t xml:space="preserve">Arterial blood pressure is an output variable from the hemodynamics model to the control of circulation model, and various circulatory volumes and flow </w:t>
      </w:r>
      <w:r w:rsidRPr="000B3348">
        <w:rPr>
          <w:rFonts w:ascii="Calibri" w:hAnsi="Calibri" w:cs="Calibri"/>
          <w:noProof/>
          <w:color w:val="000000" w:themeColor="text1"/>
          <w:sz w:val="20"/>
          <w:szCs w:val="20"/>
        </w:rPr>
        <w:t xml:space="preserve">rates are outputs to the transport and metabolism model.  Figure 2 gives a hydraulic circuit representation of the neonatal hemodynamics model.  The basis for this model is the one given by Beneken </w:t>
      </w:r>
      <w:r w:rsidR="004471B3" w:rsidRPr="000B3348">
        <w:rPr>
          <w:rFonts w:ascii="Calibri" w:hAnsi="Calibri" w:cs="Calibri"/>
          <w:noProof/>
          <w:color w:val="000000" w:themeColor="text1"/>
          <w:sz w:val="20"/>
          <w:szCs w:val="20"/>
        </w:rPr>
        <w:fldChar w:fldCharType="begin"/>
      </w:r>
      <w:r w:rsidR="004471B3" w:rsidRPr="000B3348">
        <w:rPr>
          <w:rFonts w:ascii="Calibri" w:hAnsi="Calibri" w:cs="Calibri"/>
          <w:noProof/>
          <w:color w:val="000000" w:themeColor="text1"/>
          <w:sz w:val="20"/>
          <w:szCs w:val="20"/>
        </w:rPr>
        <w:instrText xml:space="preserve"> ADDIN EN.CITE &lt;EndNote&gt;&lt;Cite&gt;&lt;Author&gt;Beneken&lt;/Author&gt;&lt;Year&gt;1965&lt;/Year&gt;&lt;RecNum&gt;54&lt;/RecNum&gt;&lt;DisplayText&gt;[12]&lt;/DisplayText&gt;&lt;record&gt;&lt;rec-number&gt;54&lt;/rec-number&gt;&lt;foreign-keys&gt;&lt;key app="EN" db-id="55w90zxw4p0f2qe2xtixwtw6t9w909tr0vpa" timestamp="1710970338"&gt;54&lt;/key&gt;&lt;/foreign-keys&gt;&lt;ref-type name="Thesis"&gt;32&lt;/ref-type&gt;&lt;contributors&gt;&lt;authors&gt;&lt;author&gt;Beneken, JEW&lt;/author&gt;&lt;/authors&gt;&lt;/contributors&gt;&lt;titles&gt;&lt;title&gt;A mathematical approach to cardiovascular function: the uncontrolled human system.&lt;/title&gt;&lt;secondary-title&gt;Medisch Fysisch Instituut TNO&lt;/secondary-title&gt;&lt;/titles&gt;&lt;dates&gt;&lt;year&gt;1965&lt;/year&gt;&lt;/dates&gt;&lt;pub-location&gt;Utrecht, The Netherlands&lt;/pub-location&gt;&lt;urls&gt;&lt;/urls&gt;&lt;/record&gt;&lt;/Cite&gt;&lt;/EndNote&gt;</w:instrText>
      </w:r>
      <w:r w:rsidR="004471B3" w:rsidRPr="000B3348">
        <w:rPr>
          <w:rFonts w:ascii="Calibri" w:hAnsi="Calibri" w:cs="Calibri"/>
          <w:noProof/>
          <w:color w:val="000000" w:themeColor="text1"/>
          <w:sz w:val="20"/>
          <w:szCs w:val="20"/>
        </w:rPr>
        <w:fldChar w:fldCharType="separate"/>
      </w:r>
      <w:r w:rsidR="004471B3" w:rsidRPr="000B3348">
        <w:rPr>
          <w:rFonts w:ascii="Calibri" w:hAnsi="Calibri" w:cs="Calibri"/>
          <w:noProof/>
          <w:color w:val="000000" w:themeColor="text1"/>
          <w:sz w:val="20"/>
          <w:szCs w:val="20"/>
        </w:rPr>
        <w:t>[12]</w:t>
      </w:r>
      <w:r w:rsidR="004471B3" w:rsidRPr="000B3348">
        <w:rPr>
          <w:rFonts w:ascii="Calibri" w:hAnsi="Calibri" w:cs="Calibri"/>
          <w:noProof/>
          <w:color w:val="000000" w:themeColor="text1"/>
          <w:sz w:val="20"/>
          <w:szCs w:val="20"/>
        </w:rPr>
        <w:fldChar w:fldCharType="end"/>
      </w:r>
      <w:r w:rsidRPr="000B3348">
        <w:rPr>
          <w:rFonts w:ascii="Calibri" w:hAnsi="Calibri" w:cs="Calibri"/>
          <w:b/>
          <w:bCs/>
          <w:noProof/>
          <w:color w:val="000000" w:themeColor="text1"/>
          <w:sz w:val="20"/>
          <w:szCs w:val="20"/>
        </w:rPr>
        <w:t>,</w:t>
      </w:r>
      <w:r w:rsidRPr="000B3348">
        <w:rPr>
          <w:rFonts w:ascii="Calibri" w:hAnsi="Calibri" w:cs="Calibri"/>
          <w:noProof/>
          <w:color w:val="000000" w:themeColor="text1"/>
          <w:sz w:val="20"/>
          <w:szCs w:val="20"/>
        </w:rPr>
        <w:t xml:space="preserve"> also see Goodwin et al. </w:t>
      </w:r>
      <w:r w:rsidR="004471B3" w:rsidRPr="000B3348">
        <w:rPr>
          <w:rFonts w:ascii="Calibri" w:hAnsi="Calibri" w:cs="Calibri"/>
          <w:noProof/>
          <w:color w:val="000000" w:themeColor="text1"/>
          <w:sz w:val="20"/>
          <w:szCs w:val="20"/>
        </w:rPr>
        <w:fldChar w:fldCharType="begin">
          <w:fldData xml:space="preserve">PEVuZE5vdGU+PENpdGU+PEF1dGhvcj5Hb29kd2luPC9BdXRob3I+PFllYXI+MjAwNDwvWWVhcj48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</w:fldData>
        </w:fldChar>
      </w:r>
      <w:r w:rsidR="004471B3" w:rsidRPr="000B3348">
        <w:rPr>
          <w:rFonts w:ascii="Calibri" w:hAnsi="Calibri" w:cs="Calibri"/>
          <w:noProof/>
          <w:color w:val="000000" w:themeColor="text1"/>
          <w:sz w:val="20"/>
          <w:szCs w:val="20"/>
        </w:rPr>
        <w:instrText xml:space="preserve"> ADDIN EN.CITE </w:instrText>
      </w:r>
      <w:r w:rsidR="004471B3" w:rsidRPr="000B3348">
        <w:rPr>
          <w:rFonts w:ascii="Calibri" w:hAnsi="Calibri" w:cs="Calibri"/>
          <w:noProof/>
          <w:color w:val="000000" w:themeColor="text1"/>
          <w:sz w:val="20"/>
          <w:szCs w:val="20"/>
        </w:rPr>
        <w:fldChar w:fldCharType="begin">
          <w:fldData xml:space="preserve">PEVuZE5vdGU+PENpdGU+PEF1dGhvcj5Hb29kd2luPC9BdXRob3I+PFllYXI+MjAwNDwvWWVhcj48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</w:fldData>
        </w:fldChar>
      </w:r>
      <w:r w:rsidR="004471B3" w:rsidRPr="000B3348">
        <w:rPr>
          <w:rFonts w:ascii="Calibri" w:hAnsi="Calibri" w:cs="Calibri"/>
          <w:noProof/>
          <w:color w:val="000000" w:themeColor="text1"/>
          <w:sz w:val="20"/>
          <w:szCs w:val="20"/>
        </w:rPr>
        <w:instrText xml:space="preserve"> ADDIN EN.CITE.DATA </w:instrText>
      </w:r>
      <w:r w:rsidR="004471B3" w:rsidRPr="000B3348">
        <w:rPr>
          <w:rFonts w:ascii="Calibri" w:hAnsi="Calibri" w:cs="Calibri"/>
          <w:noProof/>
          <w:color w:val="000000" w:themeColor="text1"/>
          <w:sz w:val="20"/>
          <w:szCs w:val="20"/>
        </w:rPr>
      </w:r>
      <w:r w:rsidR="004471B3" w:rsidRPr="000B3348">
        <w:rPr>
          <w:rFonts w:ascii="Calibri" w:hAnsi="Calibri" w:cs="Calibri"/>
          <w:noProof/>
          <w:color w:val="000000" w:themeColor="text1"/>
          <w:sz w:val="20"/>
          <w:szCs w:val="20"/>
        </w:rPr>
        <w:fldChar w:fldCharType="end"/>
      </w:r>
      <w:r w:rsidR="004471B3" w:rsidRPr="000B3348">
        <w:rPr>
          <w:rFonts w:ascii="Calibri" w:hAnsi="Calibri" w:cs="Calibri"/>
          <w:noProof/>
          <w:color w:val="000000" w:themeColor="text1"/>
          <w:sz w:val="20"/>
          <w:szCs w:val="20"/>
        </w:rPr>
      </w:r>
      <w:r w:rsidR="004471B3" w:rsidRPr="000B3348">
        <w:rPr>
          <w:rFonts w:ascii="Calibri" w:hAnsi="Calibri" w:cs="Calibri"/>
          <w:noProof/>
          <w:color w:val="000000" w:themeColor="text1"/>
          <w:sz w:val="20"/>
          <w:szCs w:val="20"/>
        </w:rPr>
        <w:fldChar w:fldCharType="separate"/>
      </w:r>
      <w:r w:rsidR="004471B3" w:rsidRPr="000B3348">
        <w:rPr>
          <w:rFonts w:ascii="Calibri" w:hAnsi="Calibri" w:cs="Calibri"/>
          <w:noProof/>
          <w:color w:val="000000" w:themeColor="text1"/>
          <w:sz w:val="20"/>
          <w:szCs w:val="20"/>
        </w:rPr>
        <w:t>[13]</w:t>
      </w:r>
      <w:r w:rsidR="004471B3" w:rsidRPr="000B3348">
        <w:rPr>
          <w:rFonts w:ascii="Calibri" w:hAnsi="Calibri" w:cs="Calibri"/>
          <w:noProof/>
          <w:color w:val="000000" w:themeColor="text1"/>
          <w:sz w:val="20"/>
          <w:szCs w:val="20"/>
        </w:rPr>
        <w:fldChar w:fldCharType="end"/>
      </w:r>
      <w:r w:rsidRPr="000B3348">
        <w:rPr>
          <w:rFonts w:ascii="Calibri" w:hAnsi="Calibri" w:cs="Calibri"/>
          <w:b/>
          <w:bCs/>
          <w:noProof/>
          <w:color w:val="000000" w:themeColor="text1"/>
          <w:sz w:val="20"/>
          <w:szCs w:val="20"/>
        </w:rPr>
        <w:t>,</w:t>
      </w:r>
      <w:r w:rsidRPr="000B3348">
        <w:rPr>
          <w:rFonts w:ascii="Calibri" w:hAnsi="Calibri" w:cs="Calibri"/>
          <w:noProof/>
          <w:color w:val="000000" w:themeColor="text1"/>
          <w:sz w:val="20"/>
          <w:szCs w:val="20"/>
        </w:rPr>
        <w:t xml:space="preserve"> </w:t>
      </w:r>
      <w:r w:rsidRPr="000B3348">
        <w:rPr>
          <w:rFonts w:ascii="Calibri" w:hAnsi="Calibri" w:cs="Calibri"/>
          <w:noProof/>
          <w:sz w:val="20"/>
          <w:szCs w:val="20"/>
        </w:rPr>
        <w:t xml:space="preserve">expanded by the specific tissue groups and neonatal shunts that are </w:t>
      </w:r>
      <w:r w:rsidR="00124200" w:rsidRPr="000B3348">
        <w:rPr>
          <w:rFonts w:ascii="Calibri" w:hAnsi="Calibri" w:cs="Calibri"/>
          <w:noProof/>
          <w:sz w:val="20"/>
          <w:szCs w:val="20"/>
        </w:rPr>
        <w:t xml:space="preserve">needed </w:t>
      </w:r>
      <w:r w:rsidRPr="000B3348">
        <w:rPr>
          <w:rFonts w:ascii="Calibri" w:hAnsi="Calibri" w:cs="Calibri"/>
          <w:noProof/>
          <w:sz w:val="20"/>
          <w:szCs w:val="20"/>
        </w:rPr>
        <w:t xml:space="preserve">to simulate the </w:t>
      </w:r>
      <w:r w:rsidR="00124200" w:rsidRPr="000B3348">
        <w:rPr>
          <w:rFonts w:ascii="Calibri" w:hAnsi="Calibri" w:cs="Calibri"/>
          <w:noProof/>
          <w:sz w:val="20"/>
          <w:szCs w:val="20"/>
        </w:rPr>
        <w:t xml:space="preserve">neonatal </w:t>
      </w:r>
      <w:r w:rsidRPr="000B3348">
        <w:rPr>
          <w:rFonts w:ascii="Calibri" w:hAnsi="Calibri" w:cs="Calibri"/>
          <w:noProof/>
          <w:sz w:val="20"/>
          <w:szCs w:val="20"/>
        </w:rPr>
        <w:t xml:space="preserve">conditions </w:t>
      </w:r>
      <w:bookmarkEnd w:id="8"/>
      <w:r w:rsidRPr="000B3348">
        <w:rPr>
          <w:rFonts w:ascii="Calibri" w:hAnsi="Calibri" w:cs="Calibri"/>
          <w:noProof/>
          <w:sz w:val="20"/>
          <w:szCs w:val="20"/>
        </w:rPr>
        <w:t>mentioned in the introduction.</w:t>
      </w:r>
    </w:p>
    <w:p w14:paraId="648B1E90" w14:textId="77777777" w:rsidR="003D4A22" w:rsidRPr="000B3348" w:rsidRDefault="003D4A22" w:rsidP="00E26FD8">
      <w:pPr>
        <w:pStyle w:val="NoSpacing"/>
        <w:jc w:val="both"/>
        <w:rPr>
          <w:rFonts w:ascii="Calibri" w:hAnsi="Calibri" w:cs="Calibri"/>
          <w:noProof/>
          <w:sz w:val="20"/>
          <w:szCs w:val="20"/>
        </w:rPr>
      </w:pPr>
    </w:p>
    <w:p w14:paraId="482061F0" w14:textId="7738D4F0" w:rsidR="003D4A22" w:rsidRPr="000B3348" w:rsidRDefault="00EB1274" w:rsidP="003B5B00">
      <w:pPr>
        <w:pStyle w:val="NoSpacing"/>
        <w:jc w:val="center"/>
        <w:rPr>
          <w:rFonts w:ascii="Calibri" w:hAnsi="Calibri" w:cs="Calibri"/>
          <w:noProof/>
          <w:sz w:val="20"/>
          <w:szCs w:val="20"/>
        </w:rPr>
      </w:pPr>
      <w:r>
        <w:rPr>
          <w:rFonts w:ascii="Calibri" w:hAnsi="Calibri" w:cs="Calibri"/>
          <w:noProof/>
          <w:sz w:val="20"/>
          <w:szCs w:val="20"/>
          <w14:ligatures w14:val="standardContextual"/>
        </w:rPr>
        <w:lastRenderedPageBreak/>
        <w:drawing>
          <wp:inline distT="0" distB="0" distL="0" distR="0" wp14:anchorId="5A4DF6AB" wp14:editId="135527C7">
            <wp:extent cx="4480560" cy="4242506"/>
            <wp:effectExtent l="0" t="0" r="0" b="0"/>
            <wp:docPr id="203405032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50327" name="Graphic 2034050327"/>
                    <pic:cNvPicPr/>
                  </pic:nvPicPr>
                  <pic:blipFill>
                    <a:blip r:embed="rId16">
                      <a:extLst>
                        <a:ext uri="{96DAC541-7B7A-43D3-8B79-37D633B846F1}">
                          <asvg:svgBlip xmlns:asvg="http://schemas.microsoft.com/office/drawing/2016/SVG/main" r:embed="rId17"/>
                        </a:ext>
                      </a:extLst>
                    </a:blip>
                    <a:stretch>
                      <a:fillRect/>
                    </a:stretch>
                  </pic:blipFill>
                  <pic:spPr>
                    <a:xfrm>
                      <a:off x="0" y="0"/>
                      <a:ext cx="4490165" cy="4251601"/>
                    </a:xfrm>
                    <a:prstGeom prst="rect">
                      <a:avLst/>
                    </a:prstGeom>
                  </pic:spPr>
                </pic:pic>
              </a:graphicData>
            </a:graphic>
          </wp:inline>
        </w:drawing>
      </w:r>
    </w:p>
    <w:p w14:paraId="240C8661" w14:textId="04FEF41E" w:rsidR="003D4A22" w:rsidRPr="000B3348" w:rsidRDefault="003D4A22" w:rsidP="00E26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noProof/>
          <w:color w:val="000000"/>
          <w:sz w:val="16"/>
          <w:szCs w:val="16"/>
        </w:rPr>
      </w:pPr>
      <w:r w:rsidRPr="000B3348">
        <w:rPr>
          <w:rFonts w:ascii="Calibri" w:hAnsi="Calibri" w:cs="Calibri"/>
          <w:b/>
          <w:bCs/>
          <w:noProof/>
          <w:color w:val="000000"/>
          <w:sz w:val="16"/>
          <w:szCs w:val="16"/>
        </w:rPr>
        <w:t xml:space="preserve">Fig 2. </w:t>
      </w:r>
      <w:r w:rsidRPr="000B3348">
        <w:rPr>
          <w:rFonts w:ascii="Calibri" w:hAnsi="Calibri" w:cs="Calibri"/>
          <w:noProof/>
          <w:color w:val="000000"/>
          <w:sz w:val="16"/>
          <w:szCs w:val="16"/>
        </w:rPr>
        <w:t>Hydraulic circuit representation of neonatal hemodynamics. See Table 1 for used symbols and their mathematical description. Intra-thoracic components are indicated in blue and extra-thoracic components in black. Components located inside the pericardium have a light grey background. Dashed</w:t>
      </w:r>
      <w:r w:rsidR="00EB1274">
        <w:rPr>
          <w:rFonts w:ascii="Calibri" w:hAnsi="Calibri" w:cs="Calibri"/>
          <w:noProof/>
          <w:color w:val="000000"/>
          <w:sz w:val="16"/>
          <w:szCs w:val="16"/>
        </w:rPr>
        <w:t xml:space="preserve"> lines </w:t>
      </w:r>
      <w:r w:rsidRPr="000B3348">
        <w:rPr>
          <w:rFonts w:ascii="Calibri" w:hAnsi="Calibri" w:cs="Calibri"/>
          <w:noProof/>
          <w:color w:val="000000"/>
          <w:sz w:val="16"/>
          <w:szCs w:val="16"/>
        </w:rPr>
        <w:t>represent shunts that are exclusive to the neonate, or more significant than in a typical adult.</w:t>
      </w:r>
      <w:r w:rsidR="00EB1274">
        <w:rPr>
          <w:rFonts w:ascii="Calibri" w:hAnsi="Calibri" w:cs="Calibri"/>
          <w:noProof/>
          <w:color w:val="000000"/>
          <w:sz w:val="16"/>
          <w:szCs w:val="16"/>
        </w:rPr>
        <w:t xml:space="preserve"> </w:t>
      </w:r>
      <w:r w:rsidRPr="000B3348">
        <w:rPr>
          <w:rFonts w:ascii="Calibri" w:hAnsi="Calibri" w:cs="Calibri"/>
          <w:b/>
          <w:bCs/>
          <w:noProof/>
          <w:color w:val="000000"/>
          <w:sz w:val="16"/>
          <w:szCs w:val="16"/>
        </w:rPr>
        <w:t xml:space="preserve">Time-varying elastances: </w:t>
      </w:r>
      <w:r w:rsidRPr="000B3348">
        <w:rPr>
          <w:rFonts w:ascii="Calibri" w:hAnsi="Calibri" w:cs="Calibri"/>
          <w:noProof/>
          <w:color w:val="000000"/>
          <w:sz w:val="16"/>
          <w:szCs w:val="16"/>
        </w:rPr>
        <w:t>LA: left atrium</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LV: left ventricle</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RA: right atrium</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RV: right ventricle</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COR: coronaries</w:t>
      </w:r>
      <w:r w:rsidRPr="000B3348">
        <w:rPr>
          <w:rFonts w:ascii="Calibri" w:hAnsi="Calibri" w:cs="Calibri"/>
          <w:b/>
          <w:bCs/>
          <w:noProof/>
          <w:color w:val="000000"/>
          <w:sz w:val="16"/>
          <w:szCs w:val="16"/>
        </w:rPr>
        <w:t xml:space="preserve">. Capacitances: </w:t>
      </w:r>
      <w:r w:rsidRPr="000B3348">
        <w:rPr>
          <w:rFonts w:ascii="Calibri" w:hAnsi="Calibri" w:cs="Calibri"/>
          <w:noProof/>
          <w:color w:val="000000"/>
          <w:sz w:val="16"/>
          <w:szCs w:val="16"/>
        </w:rPr>
        <w:t>AA: ascending aorta</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AAR: aortic arch</w:t>
      </w:r>
      <w:r w:rsidR="00941278" w:rsidRPr="000B3348">
        <w:rPr>
          <w:rFonts w:ascii="Calibri" w:hAnsi="Calibri" w:cs="Calibri"/>
          <w:noProof/>
          <w:color w:val="000000"/>
          <w:sz w:val="16"/>
          <w:szCs w:val="16"/>
        </w:rPr>
        <w:t xml:space="preserve"> and intrathoracic descending aorta</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 xml:space="preserve">AD: </w:t>
      </w:r>
      <w:r w:rsidR="00941278" w:rsidRPr="000B3348">
        <w:rPr>
          <w:rFonts w:ascii="Calibri" w:hAnsi="Calibri" w:cs="Calibri"/>
          <w:noProof/>
          <w:color w:val="000000"/>
          <w:sz w:val="16"/>
          <w:szCs w:val="16"/>
        </w:rPr>
        <w:t xml:space="preserve">extrathoracic </w:t>
      </w:r>
      <w:r w:rsidRPr="000B3348">
        <w:rPr>
          <w:rFonts w:ascii="Calibri" w:hAnsi="Calibri" w:cs="Calibri"/>
          <w:noProof/>
          <w:color w:val="000000"/>
          <w:sz w:val="16"/>
          <w:szCs w:val="16"/>
        </w:rPr>
        <w:t>descending aorta</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BR: brain</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RUB: remainder of the upper body</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VUB: veins of the upper body,</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SVC: superior vena cava</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LS: liver and spleen</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INT: intestines</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KID: kidneys</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RLB: remainder of the lower body</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VLB: veins of the lower body, IVCI: intrathoracic inferior vena cava</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PA: pulmonary artery</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LL: left lung</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RL: right lung</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PV: pulmonary veins</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All</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 xml:space="preserve">organ capacitances have an associated arteriole (A) and venule (V) connected with a resistor (not </w:t>
      </w:r>
      <w:r w:rsidR="00C72555">
        <w:rPr>
          <w:rFonts w:ascii="Calibri" w:hAnsi="Calibri" w:cs="Calibri"/>
          <w:noProof/>
          <w:color w:val="000000"/>
          <w:sz w:val="16"/>
          <w:szCs w:val="16"/>
        </w:rPr>
        <w:t>represented</w:t>
      </w:r>
      <w:r w:rsidRPr="000B3348">
        <w:rPr>
          <w:rFonts w:ascii="Calibri" w:hAnsi="Calibri" w:cs="Calibri"/>
          <w:noProof/>
          <w:color w:val="000000"/>
          <w:sz w:val="16"/>
          <w:szCs w:val="16"/>
        </w:rPr>
        <w:t>) to the capacitance</w:t>
      </w:r>
      <w:r w:rsidRPr="000B3348">
        <w:rPr>
          <w:rFonts w:ascii="Calibri" w:hAnsi="Calibri" w:cs="Calibri"/>
          <w:b/>
          <w:bCs/>
          <w:noProof/>
          <w:color w:val="000000"/>
          <w:sz w:val="16"/>
          <w:szCs w:val="16"/>
        </w:rPr>
        <w:t xml:space="preserve">. Shunts: </w:t>
      </w:r>
      <w:r w:rsidRPr="000B3348">
        <w:rPr>
          <w:rFonts w:ascii="Calibri" w:hAnsi="Calibri" w:cs="Calibri"/>
          <w:noProof/>
          <w:color w:val="000000"/>
          <w:sz w:val="16"/>
          <w:szCs w:val="16"/>
        </w:rPr>
        <w:t>DA: ductus arteriosus</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FO: foramen ovale</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IPS: intrapulmonary shunt, VSD: ventricular septal defect</w:t>
      </w:r>
    </w:p>
    <w:p w14:paraId="0F8BFDAD" w14:textId="77777777" w:rsidR="003D4A22" w:rsidRPr="000B3348" w:rsidRDefault="003D4A22" w:rsidP="00E26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noProof/>
          <w:color w:val="000000"/>
          <w:sz w:val="20"/>
          <w:szCs w:val="20"/>
        </w:rPr>
      </w:pPr>
    </w:p>
    <w:p w14:paraId="088F7F70" w14:textId="6E50091E" w:rsidR="003D4A22" w:rsidRPr="000B3348" w:rsidRDefault="003D4A22" w:rsidP="00E26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noProof/>
          <w:sz w:val="20"/>
          <w:szCs w:val="20"/>
        </w:rPr>
      </w:pPr>
      <w:r w:rsidRPr="000B3348">
        <w:rPr>
          <w:rFonts w:ascii="Calibri" w:hAnsi="Calibri" w:cs="Calibri"/>
          <w:noProof/>
          <w:sz w:val="20"/>
          <w:szCs w:val="20"/>
        </w:rPr>
        <w:t xml:space="preserve">The heart chamber activation functions, which are normalized to an amplitude of 1 (dimensionless), are multiplied by contractility from the control of circulation model and then drive the heart chambers.  In the hemodynamics model, capacitances, indicated by circles, contain time varying blood volumes.  The transport and metabolism model described in the </w:t>
      </w:r>
      <w:r w:rsidR="004A151A">
        <w:rPr>
          <w:rFonts w:ascii="Calibri" w:hAnsi="Calibri" w:cs="Calibri"/>
          <w:noProof/>
          <w:sz w:val="20"/>
          <w:szCs w:val="20"/>
        </w:rPr>
        <w:t xml:space="preserve">a separate </w:t>
      </w:r>
      <w:r w:rsidRPr="000B3348">
        <w:rPr>
          <w:rFonts w:ascii="Calibri" w:hAnsi="Calibri" w:cs="Calibri"/>
          <w:noProof/>
          <w:sz w:val="20"/>
          <w:szCs w:val="20"/>
        </w:rPr>
        <w:t xml:space="preserve">paper has compartments with time varying blood gas contents. </w:t>
      </w:r>
      <w:r w:rsidR="004A151A">
        <w:rPr>
          <w:rFonts w:ascii="Calibri" w:hAnsi="Calibri" w:cs="Calibri"/>
          <w:noProof/>
          <w:sz w:val="20"/>
          <w:szCs w:val="20"/>
        </w:rPr>
        <w:t xml:space="preserve"> </w:t>
      </w:r>
      <w:r w:rsidRPr="000B3348">
        <w:rPr>
          <w:rFonts w:ascii="Calibri" w:hAnsi="Calibri" w:cs="Calibri"/>
          <w:noProof/>
          <w:sz w:val="20"/>
          <w:szCs w:val="20"/>
        </w:rPr>
        <w:t>The cardiac chambers: left atrium (LA), left ventricle (LV), right atrium (RA) and right ventricle (RV) were already part of the Beneken model</w:t>
      </w:r>
      <w:r w:rsidR="004471B3" w:rsidRPr="000B3348">
        <w:rPr>
          <w:rFonts w:ascii="Calibri" w:hAnsi="Calibri" w:cs="Calibri"/>
          <w:noProof/>
          <w:sz w:val="20"/>
          <w:szCs w:val="20"/>
        </w:rPr>
        <w:t xml:space="preserve"> </w:t>
      </w:r>
      <w:r w:rsidR="004471B3" w:rsidRPr="000B3348">
        <w:rPr>
          <w:rFonts w:ascii="Calibri" w:hAnsi="Calibri" w:cs="Calibri"/>
          <w:noProof/>
          <w:sz w:val="20"/>
          <w:szCs w:val="20"/>
        </w:rPr>
        <w:fldChar w:fldCharType="begin"/>
      </w:r>
      <w:r w:rsidR="004471B3" w:rsidRPr="000B3348">
        <w:rPr>
          <w:rFonts w:ascii="Calibri" w:hAnsi="Calibri" w:cs="Calibri"/>
          <w:noProof/>
          <w:sz w:val="20"/>
          <w:szCs w:val="20"/>
        </w:rPr>
        <w:instrText xml:space="preserve"> ADDIN EN.CITE &lt;EndNote&gt;&lt;Cite&gt;&lt;Author&gt;Beneken&lt;/Author&gt;&lt;Year&gt;1965&lt;/Year&gt;&lt;RecNum&gt;54&lt;/RecNum&gt;&lt;DisplayText&gt;[12]&lt;/DisplayText&gt;&lt;record&gt;&lt;rec-number&gt;54&lt;/rec-number&gt;&lt;foreign-keys&gt;&lt;key app="EN" db-id="55w90zxw4p0f2qe2xtixwtw6t9w909tr0vpa" timestamp="1710970338"&gt;54&lt;/key&gt;&lt;/foreign-keys&gt;&lt;ref-type name="Thesis"&gt;32&lt;/ref-type&gt;&lt;contributors&gt;&lt;authors&gt;&lt;author&gt;Beneken, JEW&lt;/author&gt;&lt;/authors&gt;&lt;/contributors&gt;&lt;titles&gt;&lt;title&gt;A mathematical approach to cardiovascular function: the uncontrolled human system.&lt;/title&gt;&lt;secondary-title&gt;Medisch Fysisch Instituut TNO&lt;/secondary-title&gt;&lt;/titles&gt;&lt;dates&gt;&lt;year&gt;1965&lt;/year&gt;&lt;/dates&gt;&lt;pub-location&gt;Utrecht, The Netherlands&lt;/pub-location&gt;&lt;urls&gt;&lt;/urls&gt;&lt;/record&gt;&lt;/Cite&gt;&lt;/EndNote&gt;</w:instrText>
      </w:r>
      <w:r w:rsidR="004471B3" w:rsidRPr="000B3348">
        <w:rPr>
          <w:rFonts w:ascii="Calibri" w:hAnsi="Calibri" w:cs="Calibri"/>
          <w:noProof/>
          <w:sz w:val="20"/>
          <w:szCs w:val="20"/>
        </w:rPr>
        <w:fldChar w:fldCharType="separate"/>
      </w:r>
      <w:r w:rsidR="004471B3" w:rsidRPr="000B3348">
        <w:rPr>
          <w:rFonts w:ascii="Calibri" w:hAnsi="Calibri" w:cs="Calibri"/>
          <w:noProof/>
          <w:sz w:val="20"/>
          <w:szCs w:val="20"/>
        </w:rPr>
        <w:t>[12]</w:t>
      </w:r>
      <w:r w:rsidR="004471B3" w:rsidRPr="000B3348">
        <w:rPr>
          <w:rFonts w:ascii="Calibri" w:hAnsi="Calibri" w:cs="Calibri"/>
          <w:noProof/>
          <w:sz w:val="20"/>
          <w:szCs w:val="20"/>
        </w:rPr>
        <w:fldChar w:fldCharType="end"/>
      </w:r>
      <w:r w:rsidR="004471B3" w:rsidRPr="000B3348">
        <w:rPr>
          <w:rFonts w:ascii="Calibri" w:hAnsi="Calibri" w:cs="Calibri"/>
          <w:noProof/>
          <w:sz w:val="20"/>
          <w:szCs w:val="20"/>
        </w:rPr>
        <w:t>,</w:t>
      </w:r>
      <w:r w:rsidRPr="000B3348">
        <w:rPr>
          <w:rFonts w:ascii="Calibri" w:hAnsi="Calibri" w:cs="Calibri"/>
          <w:b/>
          <w:bCs/>
          <w:noProof/>
          <w:color w:val="EE0000"/>
          <w:sz w:val="20"/>
          <w:szCs w:val="20"/>
        </w:rPr>
        <w:t xml:space="preserve"> </w:t>
      </w:r>
      <w:r w:rsidRPr="000B3348">
        <w:rPr>
          <w:rFonts w:ascii="Calibri" w:hAnsi="Calibri" w:cs="Calibri"/>
          <w:noProof/>
          <w:sz w:val="20"/>
          <w:szCs w:val="20"/>
        </w:rPr>
        <w:t>as were the pulmonary artery (PA) and pulmonary veins (PV).  The intrathoracic systemic arterial compartment of the Beneken model is divided into ascending aorta (AA) and aortic arch</w:t>
      </w:r>
      <w:r w:rsidR="00654F10" w:rsidRPr="000B3348">
        <w:rPr>
          <w:rFonts w:ascii="Calibri" w:hAnsi="Calibri" w:cs="Calibri"/>
          <w:noProof/>
          <w:sz w:val="20"/>
          <w:szCs w:val="20"/>
        </w:rPr>
        <w:t xml:space="preserve"> and intrathoracic descending aorta</w:t>
      </w:r>
      <w:r w:rsidRPr="000B3348">
        <w:rPr>
          <w:rFonts w:ascii="Calibri" w:hAnsi="Calibri" w:cs="Calibri"/>
          <w:noProof/>
          <w:sz w:val="20"/>
          <w:szCs w:val="20"/>
        </w:rPr>
        <w:t xml:space="preserve"> (AAR), so that blood with shunt dependent different oxygen contents can flow to the coronaries, and to the brain and lower body.  This is required to enable the representation of many neonatal conditions where the shunt across the ductus arteriosus is important. </w:t>
      </w:r>
      <w:r w:rsidR="00547C97" w:rsidRPr="000B3348">
        <w:rPr>
          <w:rFonts w:ascii="Calibri" w:hAnsi="Calibri" w:cs="Calibri"/>
          <w:color w:val="000000"/>
          <w:sz w:val="20"/>
          <w:szCs w:val="20"/>
        </w:rPr>
        <w:t>A separate coronary (COR) circulation is included to realistically simulate oxygen delivery to the myocardium. The ventricular activation function is also applied to the elastance of the coronary capacitance, which reproduces the characteristic coronary flow pattern dominated by diastolic blood flow.</w:t>
      </w:r>
      <w:r w:rsidR="00547C97" w:rsidRPr="000B3348">
        <w:rPr>
          <w:rFonts w:ascii="Calibri" w:hAnsi="Calibri" w:cs="Calibri"/>
          <w:color w:val="000000"/>
          <w:sz w:val="27"/>
          <w:szCs w:val="27"/>
        </w:rPr>
        <w:t xml:space="preserve"> </w:t>
      </w:r>
      <w:r w:rsidRPr="000B3348">
        <w:rPr>
          <w:rFonts w:ascii="Calibri" w:hAnsi="Calibri" w:cs="Calibri"/>
          <w:noProof/>
          <w:sz w:val="20"/>
          <w:szCs w:val="20"/>
        </w:rPr>
        <w:t xml:space="preserve">The central chemoreceptors require the simulation of a separate brain (BR) </w:t>
      </w:r>
      <w:r w:rsidR="009D0144" w:rsidRPr="000B3348">
        <w:rPr>
          <w:rFonts w:ascii="Calibri" w:hAnsi="Calibri" w:cs="Calibri"/>
          <w:noProof/>
          <w:sz w:val="20"/>
          <w:szCs w:val="20"/>
        </w:rPr>
        <w:t>capacitance</w:t>
      </w:r>
      <w:commentRangeStart w:id="9"/>
      <w:commentRangeStart w:id="10"/>
      <w:commentRangeEnd w:id="9"/>
      <w:r w:rsidR="00421283" w:rsidRPr="000B3348">
        <w:rPr>
          <w:rStyle w:val="CommentReference"/>
          <w:rFonts w:ascii="Calibri" w:hAnsi="Calibri" w:cs="Calibri"/>
          <w:noProof/>
          <w:sz w:val="20"/>
          <w:szCs w:val="20"/>
        </w:rPr>
        <w:commentReference w:id="9"/>
      </w:r>
      <w:commentRangeEnd w:id="10"/>
      <w:r w:rsidR="00654F10" w:rsidRPr="000B3348">
        <w:rPr>
          <w:rStyle w:val="CommentReference"/>
          <w:rFonts w:ascii="Calibri" w:hAnsi="Calibri" w:cs="Calibri"/>
          <w:noProof/>
          <w:sz w:val="20"/>
          <w:szCs w:val="20"/>
        </w:rPr>
        <w:commentReference w:id="10"/>
      </w:r>
      <w:r w:rsidRPr="000B3348">
        <w:rPr>
          <w:rFonts w:ascii="Calibri" w:hAnsi="Calibri" w:cs="Calibri"/>
          <w:noProof/>
          <w:sz w:val="20"/>
          <w:szCs w:val="20"/>
        </w:rPr>
        <w:t xml:space="preserve">.  Cerebral autoregulation is currently not included in the model, but to enable that in the future, a separate remainder of the upper body (RUB), which is not subject to autoregulation, is already included.  The veins of the upper body (VUB) and superior vena cava (SVC) act as the downstream compartment to the upper body circulation, where the SVC is located inside the thoracic compartment. The intestines (INT) play an important role in redistribution of blood flow.  Albeit not strictly required for the cardiorespiratory model, liver and spleen (LS) and kidneys (KID) compartments are necessary for differential metabolism in pharmacokinetic models.  Other organs in the lower body are lumped together in the remainder of lower body (RLB) compartment.  All organs consist of three capacitances connected by resistors representing the arteriole (A), capillary bed and </w:t>
      </w:r>
      <w:r w:rsidRPr="000B3348">
        <w:rPr>
          <w:rFonts w:ascii="Calibri" w:hAnsi="Calibri" w:cs="Calibri"/>
          <w:noProof/>
          <w:sz w:val="20"/>
          <w:szCs w:val="20"/>
        </w:rPr>
        <w:lastRenderedPageBreak/>
        <w:t>venule (V) of that organ system</w:t>
      </w:r>
      <w:r w:rsidR="004A151A">
        <w:rPr>
          <w:rFonts w:ascii="Calibri" w:hAnsi="Calibri" w:cs="Calibri"/>
          <w:noProof/>
          <w:sz w:val="20"/>
          <w:szCs w:val="20"/>
        </w:rPr>
        <w:t xml:space="preserve">. This configuration allows for an </w:t>
      </w:r>
      <w:r w:rsidRPr="000B3348">
        <w:rPr>
          <w:rFonts w:ascii="Calibri" w:hAnsi="Calibri" w:cs="Calibri"/>
          <w:noProof/>
          <w:sz w:val="20"/>
          <w:szCs w:val="20"/>
        </w:rPr>
        <w:t>improve</w:t>
      </w:r>
      <w:r w:rsidR="004A151A">
        <w:rPr>
          <w:rFonts w:ascii="Calibri" w:hAnsi="Calibri" w:cs="Calibri"/>
          <w:noProof/>
          <w:sz w:val="20"/>
          <w:szCs w:val="20"/>
        </w:rPr>
        <w:t>d representation of</w:t>
      </w:r>
      <w:r w:rsidRPr="000B3348">
        <w:rPr>
          <w:rFonts w:ascii="Calibri" w:hAnsi="Calibri" w:cs="Calibri"/>
          <w:noProof/>
          <w:sz w:val="20"/>
          <w:szCs w:val="20"/>
        </w:rPr>
        <w:t xml:space="preserve"> the hemodynamic response </w:t>
      </w:r>
      <w:r w:rsidR="004A151A">
        <w:rPr>
          <w:rFonts w:ascii="Calibri" w:hAnsi="Calibri" w:cs="Calibri"/>
          <w:noProof/>
          <w:sz w:val="20"/>
          <w:szCs w:val="20"/>
        </w:rPr>
        <w:t>to</w:t>
      </w:r>
      <w:r w:rsidRPr="000B3348">
        <w:rPr>
          <w:rFonts w:ascii="Calibri" w:hAnsi="Calibri" w:cs="Calibri"/>
          <w:noProof/>
          <w:sz w:val="20"/>
          <w:szCs w:val="20"/>
        </w:rPr>
        <w:t xml:space="preserve"> autonomic control. Separate left and right lung circulations and compartments are required for the simulation of unilateral phenomena in tension pneumothorax and congenital diaphragmatic hernia (CDH).  The intrapulmonary shunt (IPS) is included to allow for simulation of heterogenous pulmonary perfusion states and atelectasis.  The foramen ovale (FO) and ductus arteriosus (DA) are necessary for the representation of, for example, </w:t>
      </w:r>
      <w:r w:rsidR="008532F5" w:rsidRPr="000B3348">
        <w:rPr>
          <w:rFonts w:ascii="Calibri" w:hAnsi="Calibri" w:cs="Calibri"/>
          <w:noProof/>
          <w:sz w:val="20"/>
          <w:szCs w:val="20"/>
        </w:rPr>
        <w:t>pe</w:t>
      </w:r>
      <w:r w:rsidR="009958BA" w:rsidRPr="000B3348">
        <w:rPr>
          <w:rFonts w:ascii="Calibri" w:hAnsi="Calibri" w:cs="Calibri"/>
          <w:noProof/>
          <w:sz w:val="20"/>
          <w:szCs w:val="20"/>
        </w:rPr>
        <w:t>r</w:t>
      </w:r>
      <w:r w:rsidR="008532F5" w:rsidRPr="000B3348">
        <w:rPr>
          <w:rFonts w:ascii="Calibri" w:hAnsi="Calibri" w:cs="Calibri"/>
          <w:noProof/>
          <w:sz w:val="20"/>
          <w:szCs w:val="20"/>
        </w:rPr>
        <w:t xml:space="preserve">sistence of a </w:t>
      </w:r>
      <w:r w:rsidRPr="000B3348">
        <w:rPr>
          <w:rFonts w:ascii="Calibri" w:hAnsi="Calibri" w:cs="Calibri"/>
          <w:noProof/>
          <w:sz w:val="20"/>
          <w:szCs w:val="20"/>
        </w:rPr>
        <w:t>patent ductus arteriosus, hypoplastic left heart syndrome, and congenital diaphragmatic hernia.  The distinction between intra and extra-thoracic venous compartments IVCI and VLB, allows for simulation of the effects of intrathoracic pressure on the circulation.  Intrathoracic pressure is modulated by spontaneous breathing, mechanical ventilation, and chest compressions.  The pericardium, not shown in Figure 2, is modelled as an elastic structure with a low compliance above its unstressed volume, limiting the sum of heart chamber volumes.</w:t>
      </w:r>
    </w:p>
    <w:p w14:paraId="3E880C7A" w14:textId="3ACF2D20" w:rsidR="003D4A22" w:rsidRDefault="003D4A22" w:rsidP="00E26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color w:val="000000"/>
          <w:sz w:val="20"/>
          <w:szCs w:val="20"/>
        </w:rPr>
      </w:pPr>
      <w:r w:rsidRPr="000B3348">
        <w:rPr>
          <w:rFonts w:ascii="Calibri" w:hAnsi="Calibri" w:cs="Calibri"/>
          <w:noProof/>
          <w:sz w:val="20"/>
          <w:szCs w:val="20"/>
        </w:rPr>
        <w:t xml:space="preserve">The control of circulation by the autonomic nervous system (ANS) is based on the model described by </w:t>
      </w:r>
      <w:r w:rsidR="00EE7490" w:rsidRPr="000B3348">
        <w:rPr>
          <w:rFonts w:ascii="Calibri" w:hAnsi="Calibri" w:cs="Calibri"/>
          <w:noProof/>
          <w:sz w:val="20"/>
          <w:szCs w:val="20"/>
        </w:rPr>
        <w:t xml:space="preserve">van Meurs </w:t>
      </w:r>
      <w:r w:rsidR="00EE7490" w:rsidRPr="000B3348">
        <w:rPr>
          <w:rFonts w:ascii="Calibri" w:hAnsi="Calibri" w:cs="Calibri"/>
          <w:noProof/>
          <w:sz w:val="20"/>
          <w:szCs w:val="20"/>
        </w:rPr>
        <w:fldChar w:fldCharType="begin"/>
      </w:r>
      <w:r w:rsidR="00EE7490" w:rsidRPr="000B3348">
        <w:rPr>
          <w:rFonts w:ascii="Calibri" w:hAnsi="Calibri" w:cs="Calibri"/>
          <w:noProof/>
          <w:sz w:val="20"/>
          <w:szCs w:val="20"/>
        </w:rPr>
        <w:instrText xml:space="preserve"> ADDIN EN.CITE &lt;EndNote&gt;&lt;Cite&gt;&lt;Author&gt;van Meurs&lt;/Author&gt;&lt;Year&gt;2011&lt;/Year&gt;&lt;RecNum&gt;53&lt;/RecNum&gt;&lt;DisplayText&gt;[10]&lt;/DisplayText&gt;&lt;record&gt;&lt;rec-number&gt;53&lt;/rec-number&gt;&lt;foreign-keys&gt;&lt;key app="EN" db-id="55w90zxw4p0f2qe2xtixwtw6t9w909tr0vpa" timestamp="1710970240"&gt;53&lt;/key&gt;&lt;/foreign-keys&gt;&lt;ref-type name="Book"&gt;6&lt;/ref-type&gt;&lt;contributors&gt;&lt;authors&gt;&lt;author&gt;van Meurs, W.L.&lt;/author&gt;&lt;/authors&gt;&lt;/contributors&gt;&lt;titles&gt;&lt;title&gt;Modeling and Simulation in Biomedical Engineering: Applications in Cardiorespiratory Physiology&lt;/title&gt;&lt;/titles&gt;&lt;dates&gt;&lt;year&gt;2011&lt;/year&gt;&lt;/dates&gt;&lt;publisher&gt;McGraw Hill LLC&lt;/publisher&gt;&lt;isbn&gt;9780071714464&lt;/isbn&gt;&lt;urls&gt;&lt;related-urls&gt;&lt;url&gt;https://books.google.nl/books?id=t7_b3u7GMn4C&lt;/url&gt;&lt;/related-urls&gt;&lt;/urls&gt;&lt;/record&gt;&lt;/Cite&gt;&lt;/EndNote&gt;</w:instrText>
      </w:r>
      <w:r w:rsidR="00EE7490" w:rsidRPr="000B3348">
        <w:rPr>
          <w:rFonts w:ascii="Calibri" w:hAnsi="Calibri" w:cs="Calibri"/>
          <w:noProof/>
          <w:sz w:val="20"/>
          <w:szCs w:val="20"/>
        </w:rPr>
        <w:fldChar w:fldCharType="separate"/>
      </w:r>
      <w:r w:rsidR="00EE7490" w:rsidRPr="000B3348">
        <w:rPr>
          <w:rFonts w:ascii="Calibri" w:hAnsi="Calibri" w:cs="Calibri"/>
          <w:noProof/>
          <w:sz w:val="20"/>
          <w:szCs w:val="20"/>
        </w:rPr>
        <w:t>[10]</w:t>
      </w:r>
      <w:r w:rsidR="00EE7490" w:rsidRPr="000B3348">
        <w:rPr>
          <w:rFonts w:ascii="Calibri" w:hAnsi="Calibri" w:cs="Calibri"/>
          <w:noProof/>
          <w:sz w:val="20"/>
          <w:szCs w:val="20"/>
        </w:rPr>
        <w:fldChar w:fldCharType="end"/>
      </w:r>
      <w:r w:rsidR="00FA0BF9">
        <w:rPr>
          <w:rFonts w:ascii="Calibri" w:hAnsi="Calibri" w:cs="Calibri"/>
          <w:noProof/>
          <w:sz w:val="20"/>
          <w:szCs w:val="20"/>
        </w:rPr>
        <w:t xml:space="preserve">. </w:t>
      </w:r>
      <w:r w:rsidRPr="000B3348">
        <w:rPr>
          <w:rFonts w:ascii="Calibri" w:hAnsi="Calibri" w:cs="Calibri"/>
          <w:noProof/>
          <w:sz w:val="20"/>
          <w:szCs w:val="20"/>
        </w:rPr>
        <w:t xml:space="preserve">In this </w:t>
      </w:r>
      <w:r w:rsidR="00EE7490" w:rsidRPr="000B3348">
        <w:rPr>
          <w:rFonts w:ascii="Calibri" w:hAnsi="Calibri" w:cs="Calibri"/>
          <w:noProof/>
          <w:sz w:val="20"/>
          <w:szCs w:val="20"/>
        </w:rPr>
        <w:t>model</w:t>
      </w:r>
      <w:r w:rsidRPr="000B3348">
        <w:rPr>
          <w:rFonts w:ascii="Calibri" w:hAnsi="Calibri" w:cs="Calibri"/>
          <w:noProof/>
          <w:sz w:val="20"/>
          <w:szCs w:val="20"/>
        </w:rPr>
        <w:t xml:space="preserve">, </w:t>
      </w:r>
      <w:r w:rsidR="00C72555">
        <w:rPr>
          <w:rFonts w:ascii="Calibri" w:hAnsi="Calibri" w:cs="Calibri"/>
          <w:noProof/>
          <w:sz w:val="20"/>
          <w:szCs w:val="20"/>
        </w:rPr>
        <w:t>the main</w:t>
      </w:r>
      <w:r w:rsidRPr="000B3348">
        <w:rPr>
          <w:rFonts w:ascii="Calibri" w:hAnsi="Calibri" w:cs="Calibri"/>
          <w:noProof/>
          <w:sz w:val="20"/>
          <w:szCs w:val="20"/>
        </w:rPr>
        <w:t xml:space="preserve"> regulated cardiovascular variabl</w:t>
      </w:r>
      <w:r w:rsidR="00C72555">
        <w:rPr>
          <w:rFonts w:ascii="Calibri" w:hAnsi="Calibri" w:cs="Calibri"/>
          <w:noProof/>
          <w:sz w:val="20"/>
          <w:szCs w:val="20"/>
        </w:rPr>
        <w:t xml:space="preserve">e, </w:t>
      </w:r>
      <w:r w:rsidRPr="000B3348">
        <w:rPr>
          <w:rFonts w:ascii="Calibri" w:hAnsi="Calibri" w:cs="Calibri"/>
          <w:noProof/>
          <w:sz w:val="20"/>
          <w:szCs w:val="20"/>
        </w:rPr>
        <w:t>arterial pressure</w:t>
      </w:r>
      <w:r w:rsidR="00C72555">
        <w:rPr>
          <w:rFonts w:ascii="Calibri" w:hAnsi="Calibri" w:cs="Calibri"/>
          <w:noProof/>
          <w:sz w:val="20"/>
          <w:szCs w:val="20"/>
        </w:rPr>
        <w:t xml:space="preserve">, </w:t>
      </w:r>
      <w:r w:rsidRPr="000B3348">
        <w:rPr>
          <w:rFonts w:ascii="Calibri" w:hAnsi="Calibri" w:cs="Calibri"/>
          <w:noProof/>
          <w:sz w:val="20"/>
          <w:szCs w:val="20"/>
        </w:rPr>
        <w:t>is represented by a</w:t>
      </w:r>
      <w:r w:rsidR="00EE7490" w:rsidRPr="000B3348">
        <w:rPr>
          <w:rFonts w:ascii="Calibri" w:hAnsi="Calibri" w:cs="Calibri"/>
          <w:noProof/>
          <w:sz w:val="20"/>
          <w:szCs w:val="20"/>
        </w:rPr>
        <w:t>n</w:t>
      </w:r>
      <w:r w:rsidRPr="000B3348">
        <w:rPr>
          <w:rFonts w:ascii="Calibri" w:hAnsi="Calibri" w:cs="Calibri"/>
          <w:noProof/>
          <w:sz w:val="20"/>
          <w:szCs w:val="20"/>
        </w:rPr>
        <w:t xml:space="preserve"> afferent activation function</w:t>
      </w:r>
      <w:r w:rsidR="001E246A" w:rsidRPr="000B3348">
        <w:rPr>
          <w:rFonts w:ascii="Calibri" w:hAnsi="Calibri" w:cs="Calibri"/>
          <w:noProof/>
          <w:sz w:val="20"/>
          <w:szCs w:val="20"/>
        </w:rPr>
        <w:t xml:space="preserve"> (Fig. 4)</w:t>
      </w:r>
      <w:r w:rsidR="00EE7490" w:rsidRPr="000B3348">
        <w:rPr>
          <w:rFonts w:ascii="Calibri" w:hAnsi="Calibri" w:cs="Calibri"/>
          <w:noProof/>
          <w:sz w:val="20"/>
          <w:szCs w:val="20"/>
        </w:rPr>
        <w:t xml:space="preserve">. </w:t>
      </w:r>
      <w:r w:rsidR="007F2FF1">
        <w:rPr>
          <w:rFonts w:ascii="Calibri" w:hAnsi="Calibri" w:cs="Calibri"/>
          <w:noProof/>
          <w:sz w:val="20"/>
          <w:szCs w:val="20"/>
        </w:rPr>
        <w:t>This</w:t>
      </w:r>
      <w:r w:rsidRPr="000B3348">
        <w:rPr>
          <w:rFonts w:ascii="Calibri" w:hAnsi="Calibri" w:cs="Calibri"/>
          <w:noProof/>
          <w:sz w:val="20"/>
          <w:szCs w:val="20"/>
        </w:rPr>
        <w:t xml:space="preserve"> </w:t>
      </w:r>
      <w:r w:rsidR="00EE7490" w:rsidRPr="000B3348">
        <w:rPr>
          <w:rFonts w:ascii="Calibri" w:hAnsi="Calibri" w:cs="Calibri"/>
          <w:noProof/>
          <w:sz w:val="20"/>
          <w:szCs w:val="20"/>
        </w:rPr>
        <w:t xml:space="preserve">function </w:t>
      </w:r>
      <w:r w:rsidRPr="000B3348">
        <w:rPr>
          <w:rFonts w:ascii="Calibri" w:hAnsi="Calibri" w:cs="Calibri"/>
          <w:noProof/>
          <w:sz w:val="20"/>
          <w:szCs w:val="20"/>
        </w:rPr>
        <w:t>has a defined setpoint around which it operates</w:t>
      </w:r>
      <w:r w:rsidR="007F2FF1">
        <w:rPr>
          <w:rFonts w:ascii="Calibri" w:hAnsi="Calibri" w:cs="Calibri"/>
          <w:noProof/>
          <w:sz w:val="20"/>
          <w:szCs w:val="20"/>
        </w:rPr>
        <w:t xml:space="preserve"> and</w:t>
      </w:r>
      <w:r w:rsidRPr="000B3348">
        <w:rPr>
          <w:rFonts w:ascii="Calibri" w:hAnsi="Calibri" w:cs="Calibri"/>
          <w:noProof/>
          <w:sz w:val="20"/>
          <w:szCs w:val="20"/>
        </w:rPr>
        <w:t xml:space="preserve"> </w:t>
      </w:r>
      <w:r w:rsidR="00EE7490" w:rsidRPr="000B3348">
        <w:rPr>
          <w:rFonts w:ascii="Calibri" w:hAnsi="Calibri" w:cs="Calibri"/>
          <w:noProof/>
          <w:sz w:val="20"/>
          <w:szCs w:val="20"/>
        </w:rPr>
        <w:t xml:space="preserve">minimum and </w:t>
      </w:r>
      <w:r w:rsidRPr="000B3348">
        <w:rPr>
          <w:rFonts w:ascii="Calibri" w:hAnsi="Calibri" w:cs="Calibri"/>
          <w:noProof/>
          <w:sz w:val="20"/>
          <w:szCs w:val="20"/>
        </w:rPr>
        <w:t>maximum activation level</w:t>
      </w:r>
      <w:r w:rsidR="007F2FF1">
        <w:rPr>
          <w:rFonts w:ascii="Calibri" w:hAnsi="Calibri" w:cs="Calibri"/>
          <w:noProof/>
          <w:sz w:val="20"/>
          <w:szCs w:val="20"/>
        </w:rPr>
        <w:t xml:space="preserve">s. </w:t>
      </w:r>
      <w:r w:rsidR="00FA0BF9">
        <w:rPr>
          <w:rFonts w:ascii="Calibri" w:hAnsi="Calibri" w:cs="Calibri"/>
          <w:noProof/>
          <w:sz w:val="20"/>
          <w:szCs w:val="20"/>
        </w:rPr>
        <w:t xml:space="preserve">This model is expanded as follows: </w:t>
      </w:r>
      <w:r w:rsidR="00FA0BF9">
        <w:rPr>
          <w:rFonts w:ascii="Calibri" w:hAnsi="Calibri" w:cs="Calibri"/>
          <w:color w:val="000000"/>
          <w:sz w:val="20"/>
          <w:szCs w:val="20"/>
        </w:rPr>
        <w:t xml:space="preserve">the </w:t>
      </w:r>
      <w:r w:rsidR="00D467EE" w:rsidRPr="00FA0BF9">
        <w:rPr>
          <w:rFonts w:ascii="Calibri" w:hAnsi="Calibri" w:cs="Calibri"/>
          <w:color w:val="000000"/>
          <w:sz w:val="20"/>
          <w:szCs w:val="20"/>
        </w:rPr>
        <w:t>afferent signal is used to determine the sympatho-vagal balance (SVB).</w:t>
      </w:r>
      <w:r w:rsidR="007F2FF1">
        <w:rPr>
          <w:rFonts w:ascii="Calibri" w:hAnsi="Calibri" w:cs="Calibri"/>
          <w:color w:val="000000"/>
          <w:sz w:val="20"/>
          <w:szCs w:val="20"/>
        </w:rPr>
        <w:t xml:space="preserve"> Mean </w:t>
      </w:r>
      <w:r w:rsidR="00D467EE" w:rsidRPr="00FA0BF9">
        <w:rPr>
          <w:rFonts w:ascii="Calibri" w:hAnsi="Calibri" w:cs="Calibri"/>
          <w:color w:val="000000"/>
          <w:sz w:val="20"/>
          <w:szCs w:val="20"/>
        </w:rPr>
        <w:t>arterial pressure below the set point produce</w:t>
      </w:r>
      <w:r w:rsidR="00FA0BF9">
        <w:rPr>
          <w:rFonts w:ascii="Calibri" w:hAnsi="Calibri" w:cs="Calibri"/>
          <w:color w:val="000000"/>
          <w:sz w:val="20"/>
          <w:szCs w:val="20"/>
        </w:rPr>
        <w:t>s</w:t>
      </w:r>
      <w:r w:rsidR="00D467EE" w:rsidRPr="00FA0BF9">
        <w:rPr>
          <w:rFonts w:ascii="Calibri" w:hAnsi="Calibri" w:cs="Calibri"/>
          <w:color w:val="000000"/>
          <w:sz w:val="20"/>
          <w:szCs w:val="20"/>
        </w:rPr>
        <w:t xml:space="preserve"> a positive SVB, corresponding to sympathetic dominance</w:t>
      </w:r>
      <w:r w:rsidR="00FA0BF9">
        <w:rPr>
          <w:rFonts w:ascii="Calibri" w:hAnsi="Calibri" w:cs="Calibri"/>
          <w:color w:val="000000"/>
          <w:sz w:val="20"/>
          <w:szCs w:val="20"/>
        </w:rPr>
        <w:t xml:space="preserve"> and cardiovascular stimulation. P</w:t>
      </w:r>
      <w:r w:rsidR="00D467EE" w:rsidRPr="00FA0BF9">
        <w:rPr>
          <w:rFonts w:ascii="Calibri" w:hAnsi="Calibri" w:cs="Calibri"/>
          <w:color w:val="000000"/>
          <w:sz w:val="20"/>
          <w:szCs w:val="20"/>
        </w:rPr>
        <w:t>ressure above the set point result</w:t>
      </w:r>
      <w:r w:rsidR="00FA0BF9">
        <w:rPr>
          <w:rFonts w:ascii="Calibri" w:hAnsi="Calibri" w:cs="Calibri"/>
          <w:color w:val="000000"/>
          <w:sz w:val="20"/>
          <w:szCs w:val="20"/>
        </w:rPr>
        <w:t>s</w:t>
      </w:r>
      <w:r w:rsidR="00D467EE" w:rsidRPr="00FA0BF9">
        <w:rPr>
          <w:rFonts w:ascii="Calibri" w:hAnsi="Calibri" w:cs="Calibri"/>
          <w:color w:val="000000"/>
          <w:sz w:val="20"/>
          <w:szCs w:val="20"/>
        </w:rPr>
        <w:t xml:space="preserve"> in a negative SVB, indicating parasympathetic (vagal) dominance and cardiovascular depression. The magnitude of this response is defined by a baroreflex gain that determines the sensitivity of SVB to changes in arterial pressure.</w:t>
      </w:r>
      <w:r w:rsidR="00FA0BF9" w:rsidRPr="00FA0BF9">
        <w:rPr>
          <w:rFonts w:ascii="Calibri" w:hAnsi="Calibri" w:cs="Calibri"/>
          <w:color w:val="000000"/>
          <w:sz w:val="20"/>
          <w:szCs w:val="20"/>
        </w:rPr>
        <w:t xml:space="preserve"> </w:t>
      </w:r>
      <w:r w:rsidR="00D467EE" w:rsidRPr="00FA0BF9">
        <w:rPr>
          <w:rFonts w:ascii="Calibri" w:hAnsi="Calibri" w:cs="Calibri"/>
          <w:color w:val="000000"/>
          <w:sz w:val="20"/>
          <w:szCs w:val="20"/>
        </w:rPr>
        <w:t xml:space="preserve">The resulting SVB controls the efferent cardiovascular effectors, including heart rate, myocardial contractility, systemic vascular resistance, and venous tone. Each effector responds to SVB according to its specific gain and </w:t>
      </w:r>
      <w:r w:rsidR="007F2FF1">
        <w:rPr>
          <w:rFonts w:ascii="Calibri" w:hAnsi="Calibri" w:cs="Calibri"/>
          <w:color w:val="000000"/>
          <w:sz w:val="20"/>
          <w:szCs w:val="20"/>
        </w:rPr>
        <w:t>is constrained to</w:t>
      </w:r>
      <w:r w:rsidR="00D467EE" w:rsidRPr="00FA0BF9">
        <w:rPr>
          <w:rFonts w:ascii="Calibri" w:hAnsi="Calibri" w:cs="Calibri"/>
          <w:color w:val="000000"/>
          <w:sz w:val="20"/>
          <w:szCs w:val="20"/>
        </w:rPr>
        <w:t xml:space="preserve"> physiological limits. The model represents a </w:t>
      </w:r>
      <w:r w:rsidR="00FA0BF9" w:rsidRPr="00FA0BF9">
        <w:rPr>
          <w:rFonts w:ascii="Calibri" w:hAnsi="Calibri" w:cs="Calibri"/>
          <w:color w:val="000000"/>
          <w:sz w:val="20"/>
          <w:szCs w:val="20"/>
        </w:rPr>
        <w:t>closed loop</w:t>
      </w:r>
      <w:r w:rsidR="00D467EE" w:rsidRPr="00FA0BF9">
        <w:rPr>
          <w:rFonts w:ascii="Calibri" w:hAnsi="Calibri" w:cs="Calibri"/>
          <w:color w:val="000000"/>
          <w:sz w:val="20"/>
          <w:szCs w:val="20"/>
        </w:rPr>
        <w:t xml:space="preserve"> baroreflex system in which arterial blood pressure is sensed, transformed into a unified autonomic control signal (SVB), and used to adjust cardiovascular function to restore and maintain pressure homeostasis.</w:t>
      </w:r>
      <w:r w:rsidR="007F2FF1">
        <w:rPr>
          <w:rFonts w:ascii="Calibri" w:hAnsi="Calibri" w:cs="Calibri"/>
          <w:color w:val="000000"/>
          <w:sz w:val="20"/>
          <w:szCs w:val="20"/>
        </w:rPr>
        <w:t xml:space="preserve"> A further expansion of the van Meurs model </w:t>
      </w:r>
      <w:r w:rsidR="007F2FF1">
        <w:rPr>
          <w:rFonts w:ascii="Calibri" w:hAnsi="Calibri" w:cs="Calibri"/>
          <w:noProof/>
          <w:sz w:val="20"/>
          <w:szCs w:val="20"/>
        </w:rPr>
        <w:t xml:space="preserve">is the inclusion of </w:t>
      </w:r>
      <w:r w:rsidR="007F2FF1" w:rsidRPr="000B3348">
        <w:rPr>
          <w:rFonts w:ascii="Calibri" w:hAnsi="Calibri" w:cs="Calibri"/>
          <w:noProof/>
          <w:sz w:val="20"/>
          <w:szCs w:val="20"/>
        </w:rPr>
        <w:t>a time constant that determines how quickly it responds to changes in the controlled variable.</w:t>
      </w:r>
      <w:r w:rsidR="007F2FF1">
        <w:rPr>
          <w:rFonts w:ascii="Calibri" w:hAnsi="Calibri" w:cs="Calibri"/>
          <w:noProof/>
          <w:sz w:val="20"/>
          <w:szCs w:val="20"/>
        </w:rPr>
        <w:t xml:space="preserve"> </w:t>
      </w:r>
      <w:r w:rsidR="007F2FF1">
        <w:rPr>
          <w:rFonts w:ascii="Calibri" w:hAnsi="Calibri" w:cs="Calibri"/>
          <w:color w:val="000000"/>
          <w:sz w:val="20"/>
          <w:szCs w:val="20"/>
        </w:rPr>
        <w:t>The SVB based model can easily be expanded to include a</w:t>
      </w:r>
      <w:r w:rsidR="00D467EE" w:rsidRPr="007F2FF1">
        <w:rPr>
          <w:rFonts w:ascii="Calibri" w:hAnsi="Calibri" w:cs="Calibri"/>
          <w:color w:val="000000"/>
          <w:sz w:val="20"/>
          <w:szCs w:val="20"/>
        </w:rPr>
        <w:t xml:space="preserve">dditional </w:t>
      </w:r>
      <w:r w:rsidR="007F2FF1">
        <w:rPr>
          <w:rFonts w:ascii="Calibri" w:hAnsi="Calibri" w:cs="Calibri"/>
          <w:color w:val="000000"/>
          <w:sz w:val="20"/>
          <w:szCs w:val="20"/>
        </w:rPr>
        <w:t xml:space="preserve">cardiorespiratory </w:t>
      </w:r>
      <w:bookmarkEnd w:id="7"/>
      <w:r w:rsidR="007F2FF1">
        <w:rPr>
          <w:rFonts w:ascii="Calibri" w:hAnsi="Calibri" w:cs="Calibri"/>
          <w:color w:val="000000"/>
          <w:sz w:val="20"/>
          <w:szCs w:val="20"/>
        </w:rPr>
        <w:t>receptors.</w:t>
      </w:r>
    </w:p>
    <w:p w14:paraId="6B42C6F6" w14:textId="77777777" w:rsidR="007F2FF1" w:rsidRPr="007F2FF1" w:rsidRDefault="007F2FF1" w:rsidP="00E26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color w:val="000000"/>
          <w:sz w:val="20"/>
          <w:szCs w:val="20"/>
        </w:rPr>
      </w:pPr>
    </w:p>
    <w:p w14:paraId="04536776" w14:textId="77777777" w:rsidR="003D4A22" w:rsidRPr="000B3348" w:rsidRDefault="003D4A22" w:rsidP="00E26FD8">
      <w:pPr>
        <w:pStyle w:val="NoSpacing"/>
        <w:jc w:val="both"/>
        <w:rPr>
          <w:rFonts w:ascii="Calibri" w:hAnsi="Calibri" w:cs="Calibri"/>
          <w:b/>
          <w:bCs/>
          <w:noProof/>
          <w:sz w:val="20"/>
          <w:szCs w:val="20"/>
        </w:rPr>
      </w:pPr>
      <w:r w:rsidRPr="000B3348">
        <w:rPr>
          <w:rFonts w:ascii="Calibri" w:hAnsi="Calibri" w:cs="Calibri"/>
          <w:b/>
          <w:bCs/>
          <w:noProof/>
          <w:sz w:val="20"/>
          <w:szCs w:val="20"/>
        </w:rPr>
        <w:t>2.2 Mathematical model</w:t>
      </w:r>
    </w:p>
    <w:p w14:paraId="0EB4C3C1" w14:textId="77777777" w:rsidR="003D4A22" w:rsidRPr="000B3348" w:rsidRDefault="003D4A22" w:rsidP="00E26FD8">
      <w:pPr>
        <w:pStyle w:val="NoSpacing"/>
        <w:jc w:val="both"/>
        <w:rPr>
          <w:rFonts w:ascii="Calibri" w:hAnsi="Calibri" w:cs="Calibri"/>
          <w:b/>
          <w:bCs/>
          <w:noProof/>
          <w:sz w:val="20"/>
          <w:szCs w:val="20"/>
        </w:rPr>
      </w:pPr>
    </w:p>
    <w:p w14:paraId="47C68B32" w14:textId="29844996" w:rsidR="003D4A22" w:rsidRPr="000B3348" w:rsidRDefault="003D4A22" w:rsidP="00E26FD8">
      <w:pPr>
        <w:pStyle w:val="NoSpacing"/>
        <w:ind w:firstLine="708"/>
        <w:jc w:val="both"/>
        <w:rPr>
          <w:rFonts w:ascii="Calibri" w:hAnsi="Calibri" w:cs="Calibri"/>
          <w:noProof/>
          <w:sz w:val="20"/>
          <w:szCs w:val="20"/>
        </w:rPr>
      </w:pPr>
      <w:r w:rsidRPr="000B3348">
        <w:rPr>
          <w:rFonts w:ascii="Calibri" w:hAnsi="Calibri" w:cs="Calibri"/>
          <w:noProof/>
          <w:sz w:val="20"/>
          <w:szCs w:val="20"/>
        </w:rPr>
        <w:t>Cardiac cycle time is denoted by n = 1, 2, 3, ... (dimensionless).  Continuous time is denoted by t (sec).  The heart model is based on the time-varying elastance model first described by Beneken</w:t>
      </w:r>
      <w:r w:rsidR="004471B3" w:rsidRPr="000B3348">
        <w:rPr>
          <w:rFonts w:ascii="Calibri" w:hAnsi="Calibri" w:cs="Calibri"/>
          <w:noProof/>
          <w:sz w:val="20"/>
          <w:szCs w:val="20"/>
        </w:rPr>
        <w:t xml:space="preserve"> </w:t>
      </w:r>
      <w:r w:rsidR="004471B3" w:rsidRPr="000B3348">
        <w:rPr>
          <w:rFonts w:ascii="Calibri" w:hAnsi="Calibri" w:cs="Calibri"/>
          <w:noProof/>
          <w:sz w:val="20"/>
          <w:szCs w:val="20"/>
        </w:rPr>
        <w:fldChar w:fldCharType="begin"/>
      </w:r>
      <w:r w:rsidR="004471B3" w:rsidRPr="000B3348">
        <w:rPr>
          <w:rFonts w:ascii="Calibri" w:hAnsi="Calibri" w:cs="Calibri"/>
          <w:noProof/>
          <w:sz w:val="20"/>
          <w:szCs w:val="20"/>
        </w:rPr>
        <w:instrText xml:space="preserve"> ADDIN EN.CITE &lt;EndNote&gt;&lt;Cite&gt;&lt;Author&gt;Beneken&lt;/Author&gt;&lt;Year&gt;1965&lt;/Year&gt;&lt;RecNum&gt;54&lt;/RecNum&gt;&lt;DisplayText&gt;[12]&lt;/DisplayText&gt;&lt;record&gt;&lt;rec-number&gt;54&lt;/rec-number&gt;&lt;foreign-keys&gt;&lt;key app="EN" db-id="55w90zxw4p0f2qe2xtixwtw6t9w909tr0vpa" timestamp="1710970338"&gt;54&lt;/key&gt;&lt;/foreign-keys&gt;&lt;ref-type name="Thesis"&gt;32&lt;/ref-type&gt;&lt;contributors&gt;&lt;authors&gt;&lt;author&gt;Beneken, JEW&lt;/author&gt;&lt;/authors&gt;&lt;/contributors&gt;&lt;titles&gt;&lt;title&gt;A mathematical approach to cardiovascular function: the uncontrolled human system.&lt;/title&gt;&lt;secondary-title&gt;Medisch Fysisch Instituut TNO&lt;/secondary-title&gt;&lt;/titles&gt;&lt;dates&gt;&lt;year&gt;1965&lt;/year&gt;&lt;/dates&gt;&lt;pub-location&gt;Utrecht, The Netherlands&lt;/pub-location&gt;&lt;urls&gt;&lt;/urls&gt;&lt;/record&gt;&lt;/Cite&gt;&lt;/EndNote&gt;</w:instrText>
      </w:r>
      <w:r w:rsidR="004471B3" w:rsidRPr="000B3348">
        <w:rPr>
          <w:rFonts w:ascii="Calibri" w:hAnsi="Calibri" w:cs="Calibri"/>
          <w:noProof/>
          <w:sz w:val="20"/>
          <w:szCs w:val="20"/>
        </w:rPr>
        <w:fldChar w:fldCharType="separate"/>
      </w:r>
      <w:r w:rsidR="004471B3" w:rsidRPr="000B3348">
        <w:rPr>
          <w:rFonts w:ascii="Calibri" w:hAnsi="Calibri" w:cs="Calibri"/>
          <w:noProof/>
          <w:sz w:val="20"/>
          <w:szCs w:val="20"/>
        </w:rPr>
        <w:t>[12]</w:t>
      </w:r>
      <w:r w:rsidR="004471B3" w:rsidRPr="000B3348">
        <w:rPr>
          <w:rFonts w:ascii="Calibri" w:hAnsi="Calibri" w:cs="Calibri"/>
          <w:noProof/>
          <w:sz w:val="20"/>
          <w:szCs w:val="20"/>
        </w:rPr>
        <w:fldChar w:fldCharType="end"/>
      </w:r>
      <w:r w:rsidR="004471B3" w:rsidRPr="000B3348">
        <w:rPr>
          <w:rFonts w:ascii="Calibri" w:hAnsi="Calibri" w:cs="Calibri"/>
          <w:noProof/>
          <w:sz w:val="20"/>
          <w:szCs w:val="20"/>
        </w:rPr>
        <w:t xml:space="preserve">, </w:t>
      </w:r>
      <w:r w:rsidRPr="000B3348">
        <w:rPr>
          <w:rFonts w:ascii="Calibri" w:hAnsi="Calibri" w:cs="Calibri"/>
          <w:noProof/>
          <w:sz w:val="20"/>
          <w:szCs w:val="20"/>
        </w:rPr>
        <w:t>and validated in dogs by Suga et al.</w:t>
      </w:r>
      <w:r w:rsidR="004471B3" w:rsidRPr="000B3348">
        <w:rPr>
          <w:rFonts w:ascii="Calibri" w:hAnsi="Calibri" w:cs="Calibri"/>
          <w:noProof/>
          <w:sz w:val="20"/>
          <w:szCs w:val="20"/>
        </w:rPr>
        <w:t xml:space="preserve"> </w:t>
      </w:r>
      <w:r w:rsidR="004471B3" w:rsidRPr="000B3348">
        <w:rPr>
          <w:rFonts w:ascii="Calibri" w:hAnsi="Calibri" w:cs="Calibri"/>
          <w:noProof/>
          <w:sz w:val="20"/>
          <w:szCs w:val="20"/>
        </w:rPr>
        <w:fldChar w:fldCharType="begin"/>
      </w:r>
      <w:r w:rsidR="00EE7490" w:rsidRPr="000B3348">
        <w:rPr>
          <w:rFonts w:ascii="Calibri" w:hAnsi="Calibri" w:cs="Calibri"/>
          <w:noProof/>
          <w:sz w:val="20"/>
          <w:szCs w:val="20"/>
        </w:rPr>
        <w:instrText xml:space="preserve"> ADDIN EN.CITE &lt;EndNote&gt;&lt;Cite&gt;&lt;Author&gt;Suga&lt;/Author&gt;&lt;Year&gt;1973&lt;/Year&gt;&lt;RecNum&gt;48&lt;/RecNum&gt;&lt;DisplayText&gt;[14]&lt;/DisplayText&gt;&lt;record&gt;&lt;rec-number&gt;48&lt;/rec-number&gt;&lt;foreign-keys&gt;&lt;key app="EN" db-id="55w90zxw4p0f2qe2xtixwtw6t9w909tr0vpa" timestamp="1710969486"&gt;48&lt;/key&gt;&lt;/foreign-keys&gt;&lt;ref-type name="Journal Article"&gt;17&lt;/ref-type&gt;&lt;contributors&gt;&lt;authors&gt;&lt;author&gt;Suga, H.&lt;/author&gt;&lt;author&gt;Sagawa, K.&lt;/author&gt;&lt;author&gt;Shoukas, A. A.&lt;/author&gt;&lt;/authors&gt;&lt;/contributors&gt;&lt;titles&gt;&lt;title&gt;Load independence of the instantaneous pressure-volume ratio of the canine left ventricle and effects of epinephrine and heart rate on the ratio&lt;/title&gt;&lt;secondary-title&gt;Circ Res&lt;/secondary-title&gt;&lt;/titles&gt;&lt;periodical&gt;&lt;full-title&gt;Circ Res&lt;/full-title&gt;&lt;/periodical&gt;&lt;pages&gt;314-22&lt;/pages&gt;&lt;volume&gt;32&lt;/volume&gt;&lt;number&gt;3&lt;/number&gt;&lt;keywords&gt;&lt;keyword&gt;Animals&lt;/keyword&gt;&lt;keyword&gt;Blood Pressure&lt;/keyword&gt;&lt;keyword&gt;Cardiac Output&lt;/keyword&gt;&lt;keyword&gt;*Cardiac Volume/drug effects&lt;/keyword&gt;&lt;keyword&gt;Dogs&lt;/keyword&gt;&lt;keyword&gt;Epinephrine/*pharmacology&lt;/keyword&gt;&lt;keyword&gt;Heart/innervation&lt;/keyword&gt;&lt;keyword&gt;*Heart Rate&lt;/keyword&gt;&lt;keyword&gt;Heart Ventricles/drug effects&lt;/keyword&gt;&lt;keyword&gt;Plethysmography&lt;/keyword&gt;&lt;keyword&gt;Time Factors&lt;/keyword&gt;&lt;keyword&gt;Transducers&lt;/keyword&gt;&lt;keyword&gt;Ventricular Function&lt;/keyword&gt;&lt;/keywords&gt;&lt;dates&gt;&lt;year&gt;1973&lt;/year&gt;&lt;pub-dates&gt;&lt;date&gt;Mar&lt;/date&gt;&lt;/pub-dates&gt;&lt;/dates&gt;&lt;isbn&gt;0009-7330 (Print)&amp;#xD;0009-7330 (Linking)&lt;/isbn&gt;&lt;accession-num&gt;4691336&lt;/accession-num&gt;&lt;urls&gt;&lt;related-urls&gt;&lt;url&gt;https://www.ncbi.nlm.nih.gov/pubmed/4691336&lt;/url&gt;&lt;url&gt;https://www.ahajournals.org/doi/pdf/10.1161/01.RES.32.3.314?download=true&lt;/url&gt;&lt;/related-urls&gt;&lt;/urls&gt;&lt;electronic-resource-num&gt;10.1161/01.res.32.3.314&lt;/electronic-resource-num&gt;&lt;remote-database-name&gt;Medline&lt;/remote-database-name&gt;&lt;remote-database-provider&gt;NLM&lt;/remote-database-provider&gt;&lt;/record&gt;&lt;/Cite&gt;&lt;/EndNote&gt;</w:instrText>
      </w:r>
      <w:r w:rsidR="004471B3" w:rsidRPr="000B3348">
        <w:rPr>
          <w:rFonts w:ascii="Calibri" w:hAnsi="Calibri" w:cs="Calibri"/>
          <w:noProof/>
          <w:sz w:val="20"/>
          <w:szCs w:val="20"/>
        </w:rPr>
        <w:fldChar w:fldCharType="separate"/>
      </w:r>
      <w:r w:rsidR="00EE7490" w:rsidRPr="000B3348">
        <w:rPr>
          <w:rFonts w:ascii="Calibri" w:hAnsi="Calibri" w:cs="Calibri"/>
          <w:noProof/>
          <w:sz w:val="20"/>
          <w:szCs w:val="20"/>
        </w:rPr>
        <w:t>[14]</w:t>
      </w:r>
      <w:r w:rsidR="004471B3" w:rsidRPr="000B3348">
        <w:rPr>
          <w:rFonts w:ascii="Calibri" w:hAnsi="Calibri" w:cs="Calibri"/>
          <w:noProof/>
          <w:sz w:val="20"/>
          <w:szCs w:val="20"/>
        </w:rPr>
        <w:fldChar w:fldCharType="end"/>
      </w:r>
      <w:r w:rsidR="004471B3" w:rsidRPr="000B3348">
        <w:rPr>
          <w:rFonts w:ascii="Calibri" w:hAnsi="Calibri" w:cs="Calibri"/>
          <w:noProof/>
          <w:sz w:val="20"/>
          <w:szCs w:val="20"/>
        </w:rPr>
        <w:t>.</w:t>
      </w:r>
      <w:r w:rsidRPr="000B3348">
        <w:rPr>
          <w:rFonts w:ascii="Calibri" w:hAnsi="Calibri" w:cs="Calibri"/>
          <w:noProof/>
          <w:color w:val="EE0000"/>
          <w:sz w:val="20"/>
          <w:szCs w:val="20"/>
        </w:rPr>
        <w:t xml:space="preserve"> </w:t>
      </w:r>
      <w:r w:rsidRPr="000B3348">
        <w:rPr>
          <w:rFonts w:ascii="Calibri" w:hAnsi="Calibri" w:cs="Calibri"/>
          <w:noProof/>
          <w:sz w:val="20"/>
          <w:szCs w:val="20"/>
        </w:rPr>
        <w:t>Figure 3 shows the elastances for the neonatal left heart.</w:t>
      </w:r>
    </w:p>
    <w:p w14:paraId="26D6CCF7" w14:textId="77777777" w:rsidR="003D4A22" w:rsidRPr="000B3348" w:rsidRDefault="003D4A22" w:rsidP="00E26FD8">
      <w:pPr>
        <w:jc w:val="both"/>
        <w:rPr>
          <w:rFonts w:ascii="Calibri" w:hAnsi="Calibri" w:cs="Calibri"/>
          <w:b/>
          <w:bCs/>
          <w:noProof/>
          <w:sz w:val="20"/>
          <w:szCs w:val="20"/>
        </w:rPr>
      </w:pPr>
      <w:r w:rsidRPr="000B3348">
        <w:rPr>
          <w:rFonts w:ascii="Calibri" w:hAnsi="Calibri" w:cs="Calibri"/>
          <w:noProof/>
          <w:sz w:val="20"/>
          <w:szCs w:val="20"/>
        </w:rPr>
        <w:drawing>
          <wp:inline distT="0" distB="0" distL="0" distR="0" wp14:anchorId="005BD04F" wp14:editId="5D53062B">
            <wp:extent cx="5760720" cy="2082800"/>
            <wp:effectExtent l="0" t="0" r="5080" b="0"/>
            <wp:docPr id="206093899" name="Chart 1">
              <a:extLst xmlns:a="http://schemas.openxmlformats.org/drawingml/2006/main">
                <a:ext uri="{FF2B5EF4-FFF2-40B4-BE49-F238E27FC236}">
                  <a16:creationId xmlns:a16="http://schemas.microsoft.com/office/drawing/2014/main" id="{49AEB151-04C8-4136-B1CE-FA7388129A1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981E45E" w14:textId="77777777" w:rsidR="003D4A22" w:rsidRPr="000B3348" w:rsidRDefault="003D4A22" w:rsidP="00E26FD8">
      <w:pPr>
        <w:jc w:val="both"/>
        <w:rPr>
          <w:rFonts w:ascii="Calibri" w:hAnsi="Calibri" w:cs="Calibri"/>
          <w:noProof/>
          <w:sz w:val="16"/>
          <w:szCs w:val="16"/>
        </w:rPr>
      </w:pPr>
      <w:r w:rsidRPr="000B3348">
        <w:rPr>
          <w:rFonts w:ascii="Calibri" w:hAnsi="Calibri" w:cs="Calibri"/>
          <w:b/>
          <w:bCs/>
          <w:noProof/>
          <w:sz w:val="16"/>
          <w:szCs w:val="16"/>
        </w:rPr>
        <w:t>Fig. 3.</w:t>
      </w:r>
      <w:r w:rsidRPr="000B3348">
        <w:rPr>
          <w:rFonts w:ascii="Calibri" w:hAnsi="Calibri" w:cs="Calibri"/>
          <w:noProof/>
          <w:sz w:val="16"/>
          <w:szCs w:val="16"/>
        </w:rPr>
        <w:t xml:space="preserve"> Time-varying elastances for the left heart.</w:t>
      </w:r>
    </w:p>
    <w:p w14:paraId="2722AC50" w14:textId="77777777" w:rsidR="003D4A22" w:rsidRPr="000B3348" w:rsidRDefault="003D4A22" w:rsidP="00E26FD8">
      <w:pPr>
        <w:pStyle w:val="NoSpacing"/>
        <w:jc w:val="both"/>
        <w:rPr>
          <w:rFonts w:ascii="Calibri" w:hAnsi="Calibri" w:cs="Calibri"/>
          <w:noProof/>
          <w:sz w:val="20"/>
          <w:szCs w:val="20"/>
        </w:rPr>
      </w:pPr>
    </w:p>
    <w:p w14:paraId="46AA8212" w14:textId="1023254D"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Contractions are simulated via rising heart chamber elastances</w:t>
      </w:r>
      <w:r w:rsidR="00745343" w:rsidRPr="000B3348">
        <w:rPr>
          <w:rFonts w:ascii="Calibri" w:hAnsi="Calibri" w:cs="Calibri"/>
          <w:noProof/>
          <w:sz w:val="20"/>
          <w:szCs w:val="20"/>
        </w:rPr>
        <w:t xml:space="preserve">, </w:t>
      </w:r>
      <w:r w:rsidRPr="000B3348">
        <w:rPr>
          <w:rFonts w:ascii="Calibri" w:hAnsi="Calibri" w:cs="Calibri"/>
          <w:noProof/>
          <w:sz w:val="20"/>
          <w:szCs w:val="20"/>
        </w:rPr>
        <w:t>resulting in physiologic pressure and flow patterns in the hemodynamics model.  The atria are activated by a half sinusoid over the duration of the atrium systole in seconds (</w:t>
      </w:r>
      <m:oMath>
        <m:sSub>
          <m:sSubPr>
            <m:ctrlPr>
              <w:rPr>
                <w:rFonts w:ascii="Cambria Math" w:hAnsi="Cambria Math" w:cs="Calibri"/>
                <w:i/>
                <w:noProof/>
                <w:sz w:val="20"/>
                <w:szCs w:val="20"/>
              </w:rPr>
            </m:ctrlPr>
          </m:sSubPr>
          <m:e>
            <m:r>
              <w:rPr>
                <w:rFonts w:ascii="Cambria Math" w:hAnsi="Cambria Math" w:cs="Calibri"/>
                <w:noProof/>
                <w:sz w:val="20"/>
                <w:szCs w:val="20"/>
              </w:rPr>
              <m:t>T</m:t>
            </m:r>
          </m:e>
          <m:sub>
            <m:r>
              <w:rPr>
                <w:rFonts w:ascii="Cambria Math" w:hAnsi="Cambria Math" w:cs="Calibri"/>
                <w:noProof/>
                <w:sz w:val="20"/>
                <w:szCs w:val="20"/>
              </w:rPr>
              <m:t>as</m:t>
            </m:r>
          </m:sub>
        </m:sSub>
        <m:r>
          <w:rPr>
            <w:rFonts w:ascii="Cambria Math" w:hAnsi="Cambria Math" w:cs="Calibri"/>
            <w:noProof/>
            <w:sz w:val="20"/>
            <w:szCs w:val="20"/>
          </w:rPr>
          <m:t>)</m:t>
        </m:r>
      </m:oMath>
      <w:r w:rsidRPr="000B3348">
        <w:rPr>
          <w:rFonts w:ascii="Calibri" w:hAnsi="Calibri" w:cs="Calibri"/>
          <w:noProof/>
          <w:sz w:val="20"/>
          <w:szCs w:val="20"/>
        </w:rPr>
        <w:t xml:space="preserve">.  </w:t>
      </w:r>
      <w:r w:rsidR="00E4778A" w:rsidRPr="000B3348">
        <w:rPr>
          <w:rFonts w:ascii="Calibri" w:hAnsi="Calibri" w:cs="Calibri"/>
          <w:noProof/>
          <w:sz w:val="20"/>
          <w:szCs w:val="20"/>
        </w:rPr>
        <w:t>This duration is defined by the PQ time in seconds.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gridCol w:w="1237"/>
      </w:tblGrid>
      <w:tr w:rsidR="003D4A22" w:rsidRPr="000B3348" w14:paraId="237B05AF" w14:textId="77777777" w:rsidTr="00D758C4">
        <w:tc>
          <w:tcPr>
            <w:tcW w:w="7825" w:type="dxa"/>
          </w:tcPr>
          <w:p w14:paraId="164CB78C" w14:textId="77777777" w:rsidR="003D4A22" w:rsidRPr="000B3348" w:rsidRDefault="00000000" w:rsidP="00E26FD8">
            <w:pPr>
              <w:pStyle w:val="NoSpacing"/>
              <w:jc w:val="both"/>
              <w:rPr>
                <w:rFonts w:ascii="Calibri" w:hAnsi="Calibri" w:cs="Calibri"/>
                <w:noProof/>
                <w:sz w:val="20"/>
                <w:szCs w:val="20"/>
                <w:lang w:val="en-US"/>
              </w:rPr>
            </w:pPr>
            <m:oMathPara>
              <m:oMath>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a</m:t>
                    </m:r>
                  </m:e>
                  <m:sub>
                    <m:r>
                      <w:rPr>
                        <w:rFonts w:ascii="Cambria Math" w:hAnsi="Cambria Math" w:cs="Calibri"/>
                        <w:noProof/>
                        <w:sz w:val="20"/>
                        <w:szCs w:val="20"/>
                        <w:lang w:val="en-US"/>
                      </w:rPr>
                      <m:t>a</m:t>
                    </m:r>
                  </m:sub>
                </m:sSub>
                <m:d>
                  <m:dPr>
                    <m:ctrlPr>
                      <w:rPr>
                        <w:rFonts w:ascii="Cambria Math" w:hAnsi="Cambria Math" w:cs="Calibri"/>
                        <w:i/>
                        <w:noProof/>
                        <w:sz w:val="20"/>
                        <w:szCs w:val="20"/>
                        <w:lang w:val="en-US"/>
                      </w:rPr>
                    </m:ctrlPr>
                  </m:dPr>
                  <m:e>
                    <m:r>
                      <w:rPr>
                        <w:rFonts w:ascii="Cambria Math" w:hAnsi="Cambria Math" w:cs="Calibri"/>
                        <w:noProof/>
                        <w:sz w:val="20"/>
                        <w:szCs w:val="20"/>
                        <w:lang w:val="en-US"/>
                      </w:rPr>
                      <m:t>t</m:t>
                    </m:r>
                  </m:e>
                </m:d>
                <m:r>
                  <w:rPr>
                    <w:rFonts w:ascii="Cambria Math" w:hAnsi="Cambria Math" w:cs="Calibri"/>
                    <w:noProof/>
                    <w:sz w:val="20"/>
                    <w:szCs w:val="20"/>
                    <w:lang w:val="en-US"/>
                  </w:rPr>
                  <m:t>=sin</m:t>
                </m:r>
                <m:d>
                  <m:dPr>
                    <m:begChr m:val="["/>
                    <m:endChr m:val="]"/>
                    <m:ctrlPr>
                      <w:rPr>
                        <w:rFonts w:ascii="Cambria Math" w:hAnsi="Cambria Math" w:cs="Calibri"/>
                        <w:i/>
                        <w:noProof/>
                        <w:sz w:val="20"/>
                        <w:szCs w:val="20"/>
                        <w:lang w:val="en-US"/>
                      </w:rPr>
                    </m:ctrlPr>
                  </m:dPr>
                  <m:e>
                    <m:r>
                      <w:rPr>
                        <w:rFonts w:ascii="Cambria Math" w:hAnsi="Cambria Math" w:cs="Calibri"/>
                        <w:noProof/>
                        <w:sz w:val="20"/>
                        <w:szCs w:val="20"/>
                        <w:lang w:val="en-US"/>
                      </w:rPr>
                      <m:t>π</m:t>
                    </m:r>
                    <m:d>
                      <m:dPr>
                        <m:ctrlPr>
                          <w:rPr>
                            <w:rFonts w:ascii="Cambria Math" w:hAnsi="Cambria Math" w:cs="Calibri"/>
                            <w:i/>
                            <w:noProof/>
                            <w:sz w:val="20"/>
                            <w:szCs w:val="20"/>
                            <w:lang w:val="en-US"/>
                          </w:rPr>
                        </m:ctrlPr>
                      </m:dPr>
                      <m:e>
                        <m:f>
                          <m:fPr>
                            <m:ctrlPr>
                              <w:rPr>
                                <w:rFonts w:ascii="Cambria Math" w:hAnsi="Cambria Math" w:cs="Calibri"/>
                                <w:i/>
                                <w:noProof/>
                                <w:sz w:val="20"/>
                                <w:szCs w:val="20"/>
                                <w:lang w:val="en-US"/>
                              </w:rPr>
                            </m:ctrlPr>
                          </m:fPr>
                          <m:num>
                            <m:r>
                              <w:rPr>
                                <w:rFonts w:ascii="Cambria Math" w:hAnsi="Cambria Math" w:cs="Calibri"/>
                                <w:noProof/>
                                <w:sz w:val="20"/>
                                <w:szCs w:val="20"/>
                                <w:lang w:val="en-US"/>
                              </w:rPr>
                              <m:t>t</m:t>
                            </m:r>
                          </m:num>
                          <m:den>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T</m:t>
                                </m:r>
                              </m:e>
                              <m:sub>
                                <m:r>
                                  <w:rPr>
                                    <w:rFonts w:ascii="Cambria Math" w:hAnsi="Cambria Math" w:cs="Calibri"/>
                                    <w:noProof/>
                                    <w:sz w:val="20"/>
                                    <w:szCs w:val="20"/>
                                    <w:lang w:val="en-US"/>
                                  </w:rPr>
                                  <m:t>as</m:t>
                                </m:r>
                              </m:sub>
                            </m:sSub>
                          </m:den>
                        </m:f>
                      </m:e>
                    </m:d>
                  </m:e>
                </m:d>
              </m:oMath>
            </m:oMathPara>
          </w:p>
        </w:tc>
        <w:tc>
          <w:tcPr>
            <w:tcW w:w="1237" w:type="dxa"/>
          </w:tcPr>
          <w:p w14:paraId="182A2285" w14:textId="77777777" w:rsidR="003D4A22" w:rsidRPr="000B3348" w:rsidRDefault="003D4A22" w:rsidP="00E26FD8">
            <w:pPr>
              <w:pStyle w:val="NoSpacing"/>
              <w:jc w:val="both"/>
              <w:rPr>
                <w:rFonts w:ascii="Calibri" w:hAnsi="Calibri" w:cs="Calibri"/>
                <w:noProof/>
                <w:sz w:val="20"/>
                <w:szCs w:val="20"/>
                <w:lang w:val="en-US"/>
              </w:rPr>
            </w:pPr>
            <w:r w:rsidRPr="000B3348">
              <w:rPr>
                <w:rFonts w:ascii="Calibri" w:hAnsi="Calibri" w:cs="Calibri"/>
                <w:noProof/>
                <w:sz w:val="20"/>
                <w:szCs w:val="20"/>
                <w:lang w:val="en-US"/>
              </w:rPr>
              <w:t>Eq. 1</w:t>
            </w:r>
          </w:p>
        </w:tc>
      </w:tr>
    </w:tbl>
    <w:p w14:paraId="4195DB59" w14:textId="77777777" w:rsidR="003D4A22" w:rsidRPr="000B3348" w:rsidRDefault="003D4A22" w:rsidP="00E26FD8">
      <w:pPr>
        <w:pStyle w:val="NoSpacing"/>
        <w:jc w:val="both"/>
        <w:rPr>
          <w:rFonts w:ascii="Calibri" w:hAnsi="Calibri" w:cs="Calibri"/>
          <w:noProof/>
          <w:sz w:val="20"/>
          <w:szCs w:val="20"/>
        </w:rPr>
      </w:pPr>
    </w:p>
    <w:p w14:paraId="5BF51954" w14:textId="27876464"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The ventricles and coronary capacitances are activated by a delayed and slightly skewed half sinusoid over the duration of ventricular systole. The elastance waveforms displayed in Figure 3 have chamber specific baselines and amplitudes.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gridCol w:w="1237"/>
      </w:tblGrid>
      <w:tr w:rsidR="003D4A22" w:rsidRPr="000B3348" w14:paraId="1A94A376" w14:textId="77777777" w:rsidTr="00C061CC">
        <w:tc>
          <w:tcPr>
            <w:tcW w:w="7825" w:type="dxa"/>
          </w:tcPr>
          <w:p w14:paraId="64D99922" w14:textId="77777777" w:rsidR="003D4A22" w:rsidRPr="000B3348" w:rsidRDefault="00000000" w:rsidP="00E26FD8">
            <w:pPr>
              <w:pStyle w:val="NoSpacing"/>
              <w:jc w:val="both"/>
              <w:rPr>
                <w:rFonts w:ascii="Calibri" w:hAnsi="Calibri" w:cs="Calibri"/>
                <w:noProof/>
                <w:sz w:val="20"/>
                <w:szCs w:val="20"/>
                <w:lang w:val="en-US"/>
              </w:rPr>
            </w:pPr>
            <m:oMathPara>
              <m:oMath>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a</m:t>
                    </m:r>
                  </m:e>
                  <m:sub>
                    <m:r>
                      <w:rPr>
                        <w:rFonts w:ascii="Cambria Math" w:hAnsi="Cambria Math" w:cs="Calibri"/>
                        <w:noProof/>
                        <w:sz w:val="20"/>
                        <w:szCs w:val="20"/>
                        <w:lang w:val="en-US"/>
                      </w:rPr>
                      <m:t>v</m:t>
                    </m:r>
                  </m:sub>
                </m:sSub>
                <m:d>
                  <m:dPr>
                    <m:ctrlPr>
                      <w:rPr>
                        <w:rFonts w:ascii="Cambria Math" w:hAnsi="Cambria Math" w:cs="Calibri"/>
                        <w:i/>
                        <w:noProof/>
                        <w:sz w:val="20"/>
                        <w:szCs w:val="20"/>
                        <w:lang w:val="en-US"/>
                      </w:rPr>
                    </m:ctrlPr>
                  </m:dPr>
                  <m:e>
                    <m:r>
                      <w:rPr>
                        <w:rFonts w:ascii="Cambria Math" w:hAnsi="Cambria Math" w:cs="Calibri"/>
                        <w:noProof/>
                        <w:sz w:val="20"/>
                        <w:szCs w:val="20"/>
                        <w:lang w:val="en-US"/>
                      </w:rPr>
                      <m:t>t</m:t>
                    </m:r>
                  </m:e>
                </m:d>
                <m:r>
                  <w:rPr>
                    <w:rFonts w:ascii="Cambria Math" w:hAnsi="Cambria Math" w:cs="Calibri"/>
                    <w:noProof/>
                    <w:sz w:val="20"/>
                    <w:szCs w:val="20"/>
                    <w:lang w:val="en-US"/>
                  </w:rPr>
                  <m:t>=</m:t>
                </m:r>
                <m:f>
                  <m:fPr>
                    <m:ctrlPr>
                      <w:rPr>
                        <w:rFonts w:ascii="Cambria Math" w:hAnsi="Cambria Math" w:cs="Calibri"/>
                        <w:i/>
                        <w:noProof/>
                        <w:sz w:val="20"/>
                        <w:szCs w:val="20"/>
                        <w:lang w:val="en-US"/>
                      </w:rPr>
                    </m:ctrlPr>
                  </m:fPr>
                  <m:num>
                    <m:r>
                      <w:rPr>
                        <w:rFonts w:ascii="Cambria Math" w:hAnsi="Cambria Math" w:cs="Calibri"/>
                        <w:noProof/>
                        <w:sz w:val="20"/>
                        <w:szCs w:val="20"/>
                        <w:lang w:val="en-US"/>
                      </w:rPr>
                      <m:t>t-</m:t>
                    </m:r>
                    <m:d>
                      <m:dPr>
                        <m:ctrlPr>
                          <w:rPr>
                            <w:rFonts w:ascii="Cambria Math" w:hAnsi="Cambria Math" w:cs="Calibri"/>
                            <w:i/>
                            <w:noProof/>
                            <w:sz w:val="20"/>
                            <w:szCs w:val="20"/>
                            <w:lang w:val="en-US"/>
                          </w:rPr>
                        </m:ctrlPr>
                      </m:dPr>
                      <m:e>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T</m:t>
                            </m:r>
                          </m:e>
                          <m:sub>
                            <m:r>
                              <w:rPr>
                                <w:rFonts w:ascii="Cambria Math" w:hAnsi="Cambria Math" w:cs="Calibri"/>
                                <w:noProof/>
                                <w:sz w:val="20"/>
                                <w:szCs w:val="20"/>
                                <w:lang w:val="en-US"/>
                              </w:rPr>
                              <m:t>as</m:t>
                            </m:r>
                          </m:sub>
                        </m:sSub>
                        <m:r>
                          <w:rPr>
                            <w:rFonts w:ascii="Cambria Math" w:hAnsi="Cambria Math" w:cs="Calibri"/>
                            <w:noProof/>
                            <w:sz w:val="20"/>
                            <w:szCs w:val="20"/>
                            <w:lang w:val="en-US"/>
                          </w:rPr>
                          <m:t>+</m:t>
                        </m:r>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T</m:t>
                            </m:r>
                          </m:e>
                          <m:sub>
                            <m:r>
                              <w:rPr>
                                <w:rFonts w:ascii="Cambria Math" w:hAnsi="Cambria Math" w:cs="Calibri"/>
                                <w:noProof/>
                                <w:sz w:val="20"/>
                                <w:szCs w:val="20"/>
                                <w:lang w:val="en-US"/>
                              </w:rPr>
                              <m:t>av</m:t>
                            </m:r>
                          </m:sub>
                        </m:sSub>
                      </m:e>
                    </m:d>
                  </m:num>
                  <m:den>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K</m:t>
                        </m:r>
                      </m:e>
                      <m:sub>
                        <m:r>
                          <w:rPr>
                            <w:rFonts w:ascii="Cambria Math" w:hAnsi="Cambria Math" w:cs="Calibri"/>
                            <w:noProof/>
                            <w:sz w:val="20"/>
                            <w:szCs w:val="20"/>
                            <w:lang w:val="en-US"/>
                          </w:rPr>
                          <m:t>n</m:t>
                        </m:r>
                      </m:sub>
                    </m:sSub>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t</m:t>
                        </m:r>
                      </m:e>
                      <m:sub>
                        <m:r>
                          <w:rPr>
                            <w:rFonts w:ascii="Cambria Math" w:hAnsi="Cambria Math" w:cs="Calibri"/>
                            <w:noProof/>
                            <w:sz w:val="20"/>
                            <w:szCs w:val="20"/>
                            <w:lang w:val="en-US"/>
                          </w:rPr>
                          <m:t>vs</m:t>
                        </m:r>
                      </m:sub>
                    </m:sSub>
                    <m:r>
                      <w:rPr>
                        <w:rFonts w:ascii="Cambria Math" w:hAnsi="Cambria Math" w:cs="Calibri"/>
                        <w:noProof/>
                        <w:sz w:val="20"/>
                        <w:szCs w:val="20"/>
                        <w:lang w:val="en-US"/>
                      </w:rPr>
                      <m:t>(n)</m:t>
                    </m:r>
                  </m:den>
                </m:f>
                <m:r>
                  <w:rPr>
                    <w:rFonts w:ascii="Cambria Math" w:hAnsi="Cambria Math" w:cs="Calibri"/>
                    <w:noProof/>
                    <w:sz w:val="20"/>
                    <w:szCs w:val="20"/>
                    <w:lang w:val="en-US"/>
                  </w:rPr>
                  <m:t>sin</m:t>
                </m:r>
                <m:d>
                  <m:dPr>
                    <m:begChr m:val="["/>
                    <m:endChr m:val="]"/>
                    <m:ctrlPr>
                      <w:rPr>
                        <w:rFonts w:ascii="Cambria Math" w:hAnsi="Cambria Math" w:cs="Calibri"/>
                        <w:i/>
                        <w:noProof/>
                        <w:sz w:val="20"/>
                        <w:szCs w:val="20"/>
                        <w:lang w:val="en-US"/>
                      </w:rPr>
                    </m:ctrlPr>
                  </m:dPr>
                  <m:e>
                    <m:r>
                      <w:rPr>
                        <w:rFonts w:ascii="Cambria Math" w:hAnsi="Cambria Math" w:cs="Calibri"/>
                        <w:noProof/>
                        <w:sz w:val="20"/>
                        <w:szCs w:val="20"/>
                        <w:lang w:val="en-US"/>
                      </w:rPr>
                      <m:t>π</m:t>
                    </m:r>
                    <m:d>
                      <m:dPr>
                        <m:ctrlPr>
                          <w:rPr>
                            <w:rFonts w:ascii="Cambria Math" w:hAnsi="Cambria Math" w:cs="Calibri"/>
                            <w:i/>
                            <w:noProof/>
                            <w:sz w:val="20"/>
                            <w:szCs w:val="20"/>
                            <w:lang w:val="en-US"/>
                          </w:rPr>
                        </m:ctrlPr>
                      </m:dPr>
                      <m:e>
                        <m:f>
                          <m:fPr>
                            <m:ctrlPr>
                              <w:rPr>
                                <w:rFonts w:ascii="Cambria Math" w:hAnsi="Cambria Math" w:cs="Calibri"/>
                                <w:i/>
                                <w:noProof/>
                                <w:sz w:val="20"/>
                                <w:szCs w:val="20"/>
                                <w:lang w:val="en-US"/>
                              </w:rPr>
                            </m:ctrlPr>
                          </m:fPr>
                          <m:num>
                            <m:r>
                              <w:rPr>
                                <w:rFonts w:ascii="Cambria Math" w:hAnsi="Cambria Math" w:cs="Calibri"/>
                                <w:noProof/>
                                <w:sz w:val="20"/>
                                <w:szCs w:val="20"/>
                                <w:lang w:val="en-US"/>
                              </w:rPr>
                              <m:t>t-</m:t>
                            </m:r>
                            <m:d>
                              <m:dPr>
                                <m:ctrlPr>
                                  <w:rPr>
                                    <w:rFonts w:ascii="Cambria Math" w:hAnsi="Cambria Math" w:cs="Calibri"/>
                                    <w:i/>
                                    <w:noProof/>
                                    <w:sz w:val="20"/>
                                    <w:szCs w:val="20"/>
                                    <w:lang w:val="en-US"/>
                                  </w:rPr>
                                </m:ctrlPr>
                              </m:dPr>
                              <m:e>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T</m:t>
                                    </m:r>
                                  </m:e>
                                  <m:sub>
                                    <m:r>
                                      <w:rPr>
                                        <w:rFonts w:ascii="Cambria Math" w:hAnsi="Cambria Math" w:cs="Calibri"/>
                                        <w:noProof/>
                                        <w:sz w:val="20"/>
                                        <w:szCs w:val="20"/>
                                        <w:lang w:val="en-US"/>
                                      </w:rPr>
                                      <m:t>as</m:t>
                                    </m:r>
                                  </m:sub>
                                </m:sSub>
                                <m:r>
                                  <w:rPr>
                                    <w:rFonts w:ascii="Cambria Math" w:hAnsi="Cambria Math" w:cs="Calibri"/>
                                    <w:noProof/>
                                    <w:sz w:val="20"/>
                                    <w:szCs w:val="20"/>
                                    <w:lang w:val="en-US"/>
                                  </w:rPr>
                                  <m:t>+</m:t>
                                </m:r>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T</m:t>
                                    </m:r>
                                  </m:e>
                                  <m:sub>
                                    <m:r>
                                      <w:rPr>
                                        <w:rFonts w:ascii="Cambria Math" w:hAnsi="Cambria Math" w:cs="Calibri"/>
                                        <w:noProof/>
                                        <w:sz w:val="20"/>
                                        <w:szCs w:val="20"/>
                                        <w:lang w:val="en-US"/>
                                      </w:rPr>
                                      <m:t>av</m:t>
                                    </m:r>
                                  </m:sub>
                                </m:sSub>
                              </m:e>
                            </m:d>
                          </m:num>
                          <m:den>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t</m:t>
                                </m:r>
                              </m:e>
                              <m:sub>
                                <m:r>
                                  <w:rPr>
                                    <w:rFonts w:ascii="Cambria Math" w:hAnsi="Cambria Math" w:cs="Calibri"/>
                                    <w:noProof/>
                                    <w:sz w:val="20"/>
                                    <w:szCs w:val="20"/>
                                    <w:lang w:val="en-US"/>
                                  </w:rPr>
                                  <m:t>vs</m:t>
                                </m:r>
                              </m:sub>
                            </m:sSub>
                            <m:r>
                              <w:rPr>
                                <w:rFonts w:ascii="Cambria Math" w:hAnsi="Cambria Math" w:cs="Calibri"/>
                                <w:noProof/>
                                <w:sz w:val="20"/>
                                <w:szCs w:val="20"/>
                                <w:lang w:val="en-US"/>
                              </w:rPr>
                              <m:t>(n)</m:t>
                            </m:r>
                          </m:den>
                        </m:f>
                      </m:e>
                    </m:d>
                  </m:e>
                </m:d>
              </m:oMath>
            </m:oMathPara>
          </w:p>
        </w:tc>
        <w:tc>
          <w:tcPr>
            <w:tcW w:w="1237" w:type="dxa"/>
          </w:tcPr>
          <w:p w14:paraId="0AD4A398" w14:textId="77777777" w:rsidR="003D4A22" w:rsidRPr="000B3348" w:rsidRDefault="003D4A22" w:rsidP="00E26FD8">
            <w:pPr>
              <w:pStyle w:val="NoSpacing"/>
              <w:jc w:val="both"/>
              <w:rPr>
                <w:rFonts w:ascii="Calibri" w:hAnsi="Calibri" w:cs="Calibri"/>
                <w:noProof/>
                <w:sz w:val="20"/>
                <w:szCs w:val="20"/>
                <w:lang w:val="en-US"/>
              </w:rPr>
            </w:pPr>
            <w:r w:rsidRPr="000B3348">
              <w:rPr>
                <w:rFonts w:ascii="Calibri" w:hAnsi="Calibri" w:cs="Calibri"/>
                <w:noProof/>
                <w:sz w:val="20"/>
                <w:szCs w:val="20"/>
                <w:lang w:val="en-US"/>
              </w:rPr>
              <w:t>Eq. 2</w:t>
            </w:r>
          </w:p>
        </w:tc>
      </w:tr>
    </w:tbl>
    <w:p w14:paraId="6F47D049" w14:textId="77777777" w:rsidR="00E6404A" w:rsidRDefault="00E6404A" w:rsidP="00E26FD8">
      <w:pPr>
        <w:autoSpaceDE w:val="0"/>
        <w:autoSpaceDN w:val="0"/>
        <w:adjustRightInd w:val="0"/>
        <w:jc w:val="both"/>
        <w:rPr>
          <w:rFonts w:ascii="Calibri" w:hAnsi="Calibri" w:cs="Calibri"/>
          <w:noProof/>
          <w:sz w:val="20"/>
          <w:szCs w:val="20"/>
        </w:rPr>
      </w:pPr>
    </w:p>
    <w:p w14:paraId="60FA3D8D" w14:textId="2F70979E" w:rsidR="003D4A22" w:rsidRPr="000B3348" w:rsidRDefault="00E6404A" w:rsidP="00E26FD8">
      <w:pPr>
        <w:autoSpaceDE w:val="0"/>
        <w:autoSpaceDN w:val="0"/>
        <w:adjustRightInd w:val="0"/>
        <w:jc w:val="both"/>
        <w:rPr>
          <w:rFonts w:ascii="Calibri" w:hAnsi="Calibri" w:cs="Calibri"/>
          <w:noProof/>
          <w:sz w:val="20"/>
          <w:szCs w:val="20"/>
        </w:rPr>
      </w:pPr>
      <w:r w:rsidRPr="000B3348">
        <w:rPr>
          <w:rFonts w:ascii="Calibri" w:hAnsi="Calibri" w:cs="Calibri"/>
          <w:noProof/>
          <w:sz w:val="20"/>
          <w:szCs w:val="20"/>
        </w:rPr>
        <w:t>K</w:t>
      </w:r>
      <w:r w:rsidRPr="000B3348">
        <w:rPr>
          <w:rFonts w:ascii="Calibri" w:hAnsi="Calibri" w:cs="Calibri"/>
          <w:noProof/>
          <w:sz w:val="20"/>
          <w:szCs w:val="20"/>
          <w:vertAlign w:val="subscript"/>
        </w:rPr>
        <w:t>n</w:t>
      </w:r>
      <w:r w:rsidRPr="000B3348">
        <w:rPr>
          <w:rFonts w:ascii="Calibri" w:hAnsi="Calibri" w:cs="Calibri"/>
          <w:noProof/>
          <w:sz w:val="20"/>
          <w:szCs w:val="20"/>
        </w:rPr>
        <w:t xml:space="preserve"> is a normalization constant resulting in a maximum of 1 of the time function.</w:t>
      </w:r>
      <w:r>
        <w:rPr>
          <w:rFonts w:ascii="Calibri" w:hAnsi="Calibri" w:cs="Calibri"/>
          <w:noProof/>
          <w:sz w:val="20"/>
          <w:szCs w:val="20"/>
        </w:rPr>
        <w:t xml:space="preserve"> </w:t>
      </w:r>
      <w:r w:rsidR="003D4A22" w:rsidRPr="000B3348">
        <w:rPr>
          <w:rFonts w:ascii="Calibri" w:hAnsi="Calibri" w:cs="Calibri"/>
          <w:noProof/>
          <w:sz w:val="20"/>
          <w:szCs w:val="20"/>
        </w:rPr>
        <w:t>The duration of the ventricular systole (</w:t>
      </w:r>
      <m:oMath>
        <m:sSub>
          <m:sSubPr>
            <m:ctrlPr>
              <w:rPr>
                <w:rFonts w:ascii="Cambria Math" w:hAnsi="Cambria Math" w:cs="Calibri"/>
                <w:i/>
                <w:noProof/>
                <w:sz w:val="20"/>
                <w:szCs w:val="20"/>
              </w:rPr>
            </m:ctrlPr>
          </m:sSubPr>
          <m:e>
            <m:r>
              <w:rPr>
                <w:rFonts w:ascii="Cambria Math" w:hAnsi="Cambria Math" w:cs="Calibri"/>
                <w:noProof/>
                <w:sz w:val="20"/>
                <w:szCs w:val="20"/>
              </w:rPr>
              <m:t>t</m:t>
            </m:r>
          </m:e>
          <m:sub>
            <m:r>
              <w:rPr>
                <w:rFonts w:ascii="Cambria Math" w:hAnsi="Cambria Math" w:cs="Calibri"/>
                <w:noProof/>
                <w:sz w:val="20"/>
                <w:szCs w:val="20"/>
              </w:rPr>
              <m:t>vs</m:t>
            </m:r>
          </m:sub>
        </m:sSub>
        <m:r>
          <w:rPr>
            <w:rFonts w:ascii="Cambria Math" w:hAnsi="Cambria Math" w:cs="Calibri"/>
            <w:noProof/>
            <w:sz w:val="20"/>
            <w:szCs w:val="20"/>
          </w:rPr>
          <m:t>(n))</m:t>
        </m:r>
      </m:oMath>
      <w:r w:rsidR="003D4A22" w:rsidRPr="000B3348">
        <w:rPr>
          <w:rFonts w:ascii="Calibri" w:hAnsi="Calibri" w:cs="Calibri"/>
          <w:noProof/>
          <w:sz w:val="20"/>
          <w:szCs w:val="20"/>
        </w:rPr>
        <w:t xml:space="preserve"> is</w:t>
      </w:r>
      <w:r w:rsidR="005743F8">
        <w:rPr>
          <w:rFonts w:ascii="Calibri" w:hAnsi="Calibri" w:cs="Calibri"/>
          <w:noProof/>
          <w:sz w:val="20"/>
          <w:szCs w:val="20"/>
        </w:rPr>
        <w:t xml:space="preserve"> calculated </w:t>
      </w:r>
      <w:r w:rsidR="003D4A22" w:rsidRPr="000B3348">
        <w:rPr>
          <w:rFonts w:ascii="Calibri" w:hAnsi="Calibri" w:cs="Calibri"/>
          <w:noProof/>
          <w:sz w:val="20"/>
          <w:szCs w:val="20"/>
        </w:rPr>
        <w:t xml:space="preserve">by Bazett's formula </w:t>
      </w:r>
      <w:r w:rsidR="00224D22">
        <w:rPr>
          <w:rFonts w:ascii="Calibri" w:hAnsi="Calibri" w:cs="Calibri"/>
          <w:noProof/>
          <w:sz w:val="20"/>
          <w:szCs w:val="20"/>
        </w:rPr>
        <w:t xml:space="preserve">using the </w:t>
      </w:r>
      <w:r w:rsidR="003D4A22" w:rsidRPr="000B3348">
        <w:rPr>
          <w:rFonts w:ascii="Calibri" w:hAnsi="Calibri" w:cs="Calibri"/>
          <w:noProof/>
          <w:sz w:val="20"/>
          <w:szCs w:val="20"/>
        </w:rPr>
        <w:t>QT interval</w:t>
      </w:r>
      <w:r w:rsidR="004471B3" w:rsidRPr="000B3348">
        <w:rPr>
          <w:rFonts w:ascii="Calibri" w:hAnsi="Calibri" w:cs="Calibri"/>
          <w:noProof/>
          <w:sz w:val="20"/>
          <w:szCs w:val="20"/>
        </w:rPr>
        <w:t xml:space="preserve"> </w:t>
      </w:r>
      <w:r w:rsidR="004471B3" w:rsidRPr="000B3348">
        <w:rPr>
          <w:rFonts w:ascii="Calibri" w:hAnsi="Calibri" w:cs="Calibri"/>
          <w:noProof/>
          <w:sz w:val="20"/>
          <w:szCs w:val="20"/>
        </w:rPr>
        <w:fldChar w:fldCharType="begin"/>
      </w:r>
      <w:r w:rsidR="00EE7490" w:rsidRPr="000B3348">
        <w:rPr>
          <w:rFonts w:ascii="Calibri" w:hAnsi="Calibri" w:cs="Calibri"/>
          <w:noProof/>
          <w:sz w:val="20"/>
          <w:szCs w:val="20"/>
        </w:rPr>
        <w:instrText xml:space="preserve"> ADDIN EN.CITE &lt;EndNote&gt;&lt;Cite&gt;&lt;Author&gt;Bazett&lt;/Author&gt;&lt;Year&gt;1920&lt;/Year&gt;&lt;RecNum&gt;50&lt;/RecNum&gt;&lt;DisplayText&gt;[15]&lt;/DisplayText&gt;&lt;record&gt;&lt;rec-number&gt;50&lt;/rec-number&gt;&lt;foreign-keys&gt;&lt;key app="EN" db-id="55w90zxw4p0f2qe2xtixwtw6t9w909tr0vpa" timestamp="1710969738"&gt;50&lt;/key&gt;&lt;/foreign-keys&gt;&lt;ref-type name="Journal Article"&gt;17&lt;/ref-type&gt;&lt;contributors&gt;&lt;authors&gt;&lt;author&gt;Bazett, HC&lt;/author&gt;&lt;/authors&gt;&lt;/contributors&gt;&lt;titles&gt;&lt;title&gt;An analysis of the time-relations of electrocardiograms&lt;/title&gt;&lt;secondary-title&gt;Heart&lt;/secondary-title&gt;&lt;/titles&gt;&lt;periodical&gt;&lt;full-title&gt;Heart&lt;/full-title&gt;&lt;/periodical&gt;&lt;pages&gt;353-70&lt;/pages&gt;&lt;volume&gt;7&lt;/volume&gt;&lt;dates&gt;&lt;year&gt;1920&lt;/year&gt;&lt;/dates&gt;&lt;urls&gt;&lt;/urls&gt;&lt;/record&gt;&lt;/Cite&gt;&lt;/EndNote&gt;</w:instrText>
      </w:r>
      <w:r w:rsidR="004471B3" w:rsidRPr="000B3348">
        <w:rPr>
          <w:rFonts w:ascii="Calibri" w:hAnsi="Calibri" w:cs="Calibri"/>
          <w:noProof/>
          <w:sz w:val="20"/>
          <w:szCs w:val="20"/>
        </w:rPr>
        <w:fldChar w:fldCharType="separate"/>
      </w:r>
      <w:r w:rsidR="00EE7490" w:rsidRPr="000B3348">
        <w:rPr>
          <w:rFonts w:ascii="Calibri" w:hAnsi="Calibri" w:cs="Calibri"/>
          <w:noProof/>
          <w:sz w:val="20"/>
          <w:szCs w:val="20"/>
        </w:rPr>
        <w:t>[15]</w:t>
      </w:r>
      <w:r w:rsidR="004471B3" w:rsidRPr="000B3348">
        <w:rPr>
          <w:rFonts w:ascii="Calibri" w:hAnsi="Calibri" w:cs="Calibri"/>
          <w:noProof/>
          <w:sz w:val="20"/>
          <w:szCs w:val="20"/>
        </w:rPr>
        <w:fldChar w:fldCharType="end"/>
      </w:r>
      <w:r w:rsidR="004471B3" w:rsidRPr="000B3348">
        <w:rPr>
          <w:rFonts w:ascii="Calibri" w:hAnsi="Calibri" w:cs="Calibri"/>
          <w:noProof/>
          <w:sz w:val="20"/>
          <w:szCs w:val="20"/>
        </w:rPr>
        <w:t>.</w:t>
      </w:r>
      <w:r w:rsidR="00897E0B" w:rsidRPr="000B3348">
        <w:rPr>
          <w:rFonts w:ascii="Calibri" w:hAnsi="Calibri" w:cs="Calibri"/>
          <w:b/>
          <w:bCs/>
          <w:noProof/>
          <w:color w:val="EE0000"/>
          <w:sz w:val="20"/>
          <w:szCs w:val="2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gridCol w:w="1237"/>
      </w:tblGrid>
      <w:tr w:rsidR="003D4A22" w:rsidRPr="000B3348" w14:paraId="64CC6548" w14:textId="77777777" w:rsidTr="00D758C4">
        <w:tc>
          <w:tcPr>
            <w:tcW w:w="7825" w:type="dxa"/>
          </w:tcPr>
          <w:p w14:paraId="7B1826E8" w14:textId="77777777" w:rsidR="003D4A22" w:rsidRPr="000B3348" w:rsidRDefault="00000000" w:rsidP="00E26FD8">
            <w:pPr>
              <w:pStyle w:val="NoSpacing"/>
              <w:jc w:val="both"/>
              <w:rPr>
                <w:rFonts w:ascii="Calibri" w:hAnsi="Calibri" w:cs="Calibri"/>
                <w:noProof/>
                <w:sz w:val="20"/>
                <w:szCs w:val="20"/>
                <w:lang w:val="en-US"/>
              </w:rPr>
            </w:pPr>
            <m:oMathPara>
              <m:oMath>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t</m:t>
                    </m:r>
                  </m:e>
                  <m:sub>
                    <m:r>
                      <w:rPr>
                        <w:rFonts w:ascii="Cambria Math" w:hAnsi="Cambria Math" w:cs="Calibri"/>
                        <w:noProof/>
                        <w:sz w:val="20"/>
                        <w:szCs w:val="20"/>
                        <w:lang w:val="en-US"/>
                      </w:rPr>
                      <m:t>vs</m:t>
                    </m:r>
                  </m:sub>
                </m:sSub>
                <m:d>
                  <m:dPr>
                    <m:ctrlPr>
                      <w:rPr>
                        <w:rFonts w:ascii="Cambria Math" w:hAnsi="Cambria Math" w:cs="Calibri"/>
                        <w:i/>
                        <w:noProof/>
                        <w:sz w:val="20"/>
                        <w:szCs w:val="20"/>
                        <w:lang w:val="en-US"/>
                      </w:rPr>
                    </m:ctrlPr>
                  </m:dPr>
                  <m:e>
                    <m:r>
                      <w:rPr>
                        <w:rFonts w:ascii="Cambria Math" w:hAnsi="Cambria Math" w:cs="Calibri"/>
                        <w:noProof/>
                        <w:sz w:val="20"/>
                        <w:szCs w:val="20"/>
                        <w:lang w:val="en-US"/>
                      </w:rPr>
                      <m:t>n</m:t>
                    </m:r>
                  </m:e>
                </m:d>
                <m:r>
                  <w:rPr>
                    <w:rFonts w:ascii="Cambria Math" w:hAnsi="Cambria Math" w:cs="Calibri"/>
                    <w:noProof/>
                    <w:sz w:val="20"/>
                    <w:szCs w:val="20"/>
                    <w:lang w:val="en-US"/>
                  </w:rPr>
                  <m:t>=QT</m:t>
                </m:r>
                <m:rad>
                  <m:radPr>
                    <m:degHide m:val="1"/>
                    <m:ctrlPr>
                      <w:rPr>
                        <w:rFonts w:ascii="Cambria Math" w:hAnsi="Cambria Math" w:cs="Calibri"/>
                        <w:i/>
                        <w:noProof/>
                        <w:sz w:val="20"/>
                        <w:szCs w:val="20"/>
                        <w:lang w:val="en-US"/>
                      </w:rPr>
                    </m:ctrlPr>
                  </m:radPr>
                  <m:deg/>
                  <m:e>
                    <m:f>
                      <m:fPr>
                        <m:ctrlPr>
                          <w:rPr>
                            <w:rFonts w:ascii="Cambria Math" w:hAnsi="Cambria Math" w:cs="Calibri"/>
                            <w:i/>
                            <w:noProof/>
                            <w:sz w:val="20"/>
                            <w:szCs w:val="20"/>
                            <w:lang w:val="en-US"/>
                          </w:rPr>
                        </m:ctrlPr>
                      </m:fPr>
                      <m:num>
                        <m:r>
                          <w:rPr>
                            <w:rFonts w:ascii="Cambria Math" w:hAnsi="Cambria Math" w:cs="Calibri"/>
                            <w:noProof/>
                            <w:sz w:val="20"/>
                            <w:szCs w:val="20"/>
                            <w:lang w:val="en-US"/>
                          </w:rPr>
                          <m:t>60</m:t>
                        </m:r>
                      </m:num>
                      <m:den>
                        <m:r>
                          <w:rPr>
                            <w:rFonts w:ascii="Cambria Math" w:hAnsi="Cambria Math" w:cs="Calibri"/>
                            <w:noProof/>
                            <w:sz w:val="20"/>
                            <w:szCs w:val="20"/>
                            <w:lang w:val="en-US"/>
                          </w:rPr>
                          <m:t>hr(n)</m:t>
                        </m:r>
                      </m:den>
                    </m:f>
                  </m:e>
                </m:rad>
              </m:oMath>
            </m:oMathPara>
          </w:p>
        </w:tc>
        <w:tc>
          <w:tcPr>
            <w:tcW w:w="1237" w:type="dxa"/>
          </w:tcPr>
          <w:p w14:paraId="68998691" w14:textId="77777777" w:rsidR="003D4A22" w:rsidRPr="000B3348" w:rsidRDefault="003D4A22" w:rsidP="00E26FD8">
            <w:pPr>
              <w:pStyle w:val="NoSpacing"/>
              <w:jc w:val="both"/>
              <w:rPr>
                <w:rFonts w:ascii="Calibri" w:hAnsi="Calibri" w:cs="Calibri"/>
                <w:noProof/>
                <w:sz w:val="20"/>
                <w:szCs w:val="20"/>
                <w:lang w:val="en-US"/>
              </w:rPr>
            </w:pPr>
            <w:r w:rsidRPr="000B3348">
              <w:rPr>
                <w:rFonts w:ascii="Calibri" w:hAnsi="Calibri" w:cs="Calibri"/>
                <w:noProof/>
                <w:sz w:val="20"/>
                <w:szCs w:val="20"/>
                <w:lang w:val="en-US"/>
              </w:rPr>
              <w:t>Eq. 3</w:t>
            </w:r>
          </w:p>
        </w:tc>
      </w:tr>
    </w:tbl>
    <w:p w14:paraId="1056579F" w14:textId="77777777" w:rsidR="003D4A22" w:rsidRPr="000B3348" w:rsidRDefault="003D4A22" w:rsidP="00E26FD8">
      <w:pPr>
        <w:pStyle w:val="NoSpacing"/>
        <w:jc w:val="both"/>
        <w:rPr>
          <w:rFonts w:ascii="Calibri" w:hAnsi="Calibri" w:cs="Calibri"/>
          <w:noProof/>
          <w:sz w:val="20"/>
          <w:szCs w:val="20"/>
        </w:rPr>
      </w:pPr>
      <w:bookmarkStart w:id="11" w:name="_Hlk77243723"/>
    </w:p>
    <w:p w14:paraId="5B6C27C8" w14:textId="77777777" w:rsidR="003D4A22" w:rsidRPr="000B3348" w:rsidRDefault="003D4A22" w:rsidP="00E26FD8">
      <w:pPr>
        <w:pStyle w:val="NoSpacing"/>
        <w:jc w:val="both"/>
        <w:rPr>
          <w:rFonts w:ascii="Calibri" w:hAnsi="Calibri" w:cs="Calibri"/>
          <w:noProof/>
          <w:sz w:val="20"/>
          <w:szCs w:val="20"/>
        </w:rPr>
      </w:pPr>
    </w:p>
    <w:tbl>
      <w:tblPr>
        <w:tblStyle w:val="TableGrid"/>
        <w:tblW w:w="5000" w:type="pct"/>
        <w:tblLayout w:type="fixed"/>
        <w:tblLook w:val="04A0" w:firstRow="1" w:lastRow="0" w:firstColumn="1" w:lastColumn="0" w:noHBand="0" w:noVBand="1"/>
      </w:tblPr>
      <w:tblGrid>
        <w:gridCol w:w="1255"/>
        <w:gridCol w:w="1530"/>
        <w:gridCol w:w="2070"/>
        <w:gridCol w:w="4207"/>
      </w:tblGrid>
      <w:tr w:rsidR="003D4A22" w:rsidRPr="000B3348" w14:paraId="19A1CA8E" w14:textId="77777777" w:rsidTr="000E2AFB">
        <w:trPr>
          <w:trHeight w:val="427"/>
        </w:trPr>
        <w:tc>
          <w:tcPr>
            <w:tcW w:w="692" w:type="pct"/>
            <w:vAlign w:val="center"/>
          </w:tcPr>
          <w:p w14:paraId="5F3F0643"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Name</w:t>
            </w:r>
          </w:p>
        </w:tc>
        <w:tc>
          <w:tcPr>
            <w:tcW w:w="844" w:type="pct"/>
            <w:vAlign w:val="center"/>
          </w:tcPr>
          <w:p w14:paraId="0FE013AE"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Symbol</w:t>
            </w:r>
          </w:p>
        </w:tc>
        <w:tc>
          <w:tcPr>
            <w:tcW w:w="1142" w:type="pct"/>
            <w:vAlign w:val="center"/>
          </w:tcPr>
          <w:p w14:paraId="225FBDCC"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Relationship</w:t>
            </w:r>
          </w:p>
        </w:tc>
        <w:tc>
          <w:tcPr>
            <w:tcW w:w="2321" w:type="pct"/>
            <w:vAlign w:val="center"/>
          </w:tcPr>
          <w:p w14:paraId="4E010ECE"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Mathematical description</w:t>
            </w:r>
          </w:p>
        </w:tc>
      </w:tr>
      <w:tr w:rsidR="003D4A22" w:rsidRPr="000B3348" w14:paraId="6EF87EA4" w14:textId="77777777" w:rsidTr="000E2AFB">
        <w:trPr>
          <w:trHeight w:val="1814"/>
        </w:trPr>
        <w:tc>
          <w:tcPr>
            <w:tcW w:w="692" w:type="pct"/>
            <w:vAlign w:val="center"/>
          </w:tcPr>
          <w:p w14:paraId="6EE47BA1" w14:textId="6085E78A"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Resistor</w:t>
            </w:r>
          </w:p>
          <w:p w14:paraId="4E67CBB8"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Eq. 4</w:t>
            </w:r>
          </w:p>
        </w:tc>
        <w:tc>
          <w:tcPr>
            <w:tcW w:w="844" w:type="pct"/>
            <w:vAlign w:val="center"/>
          </w:tcPr>
          <w:p w14:paraId="7EFF31D3"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rPr>
              <w:drawing>
                <wp:inline distT="0" distB="0" distL="0" distR="0" wp14:anchorId="5520848D" wp14:editId="5B89F0C9">
                  <wp:extent cx="828647" cy="440690"/>
                  <wp:effectExtent l="0" t="0" r="0" b="3810"/>
                  <wp:docPr id="73610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07498" name=""/>
                          <pic:cNvPicPr/>
                        </pic:nvPicPr>
                        <pic:blipFill>
                          <a:blip r:embed="rId19"/>
                          <a:stretch>
                            <a:fillRect/>
                          </a:stretch>
                        </pic:blipFill>
                        <pic:spPr>
                          <a:xfrm>
                            <a:off x="0" y="0"/>
                            <a:ext cx="904623" cy="481095"/>
                          </a:xfrm>
                          <a:prstGeom prst="rect">
                            <a:avLst/>
                          </a:prstGeom>
                        </pic:spPr>
                      </pic:pic>
                    </a:graphicData>
                  </a:graphic>
                </wp:inline>
              </w:drawing>
            </w:r>
          </w:p>
        </w:tc>
        <w:tc>
          <w:tcPr>
            <w:tcW w:w="1142" w:type="pct"/>
            <w:vAlign w:val="center"/>
          </w:tcPr>
          <w:p w14:paraId="1F275FA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rPr>
              <w:drawing>
                <wp:inline distT="0" distB="0" distL="0" distR="0" wp14:anchorId="55E72782" wp14:editId="1FE393ED">
                  <wp:extent cx="999989" cy="927735"/>
                  <wp:effectExtent l="0" t="0" r="0" b="0"/>
                  <wp:docPr id="1416523479" name="Graphic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23479" name="Graphic 1416523479"/>
                          <pic:cNvPicPr/>
                        </pic:nvPicPr>
                        <pic:blipFill>
                          <a:blip r:embed="rId20">
                            <a:extLst>
                              <a:ext uri="{96DAC541-7B7A-43D3-8B79-37D633B846F1}">
                                <asvg:svgBlip xmlns:asvg="http://schemas.microsoft.com/office/drawing/2016/SVG/main" r:embed="rId21"/>
                              </a:ext>
                            </a:extLst>
                          </a:blip>
                          <a:stretch>
                            <a:fillRect/>
                          </a:stretch>
                        </pic:blipFill>
                        <pic:spPr>
                          <a:xfrm>
                            <a:off x="0" y="0"/>
                            <a:ext cx="1007102" cy="934334"/>
                          </a:xfrm>
                          <a:prstGeom prst="rect">
                            <a:avLst/>
                          </a:prstGeom>
                        </pic:spPr>
                      </pic:pic>
                    </a:graphicData>
                  </a:graphic>
                </wp:inline>
              </w:drawing>
            </w:r>
          </w:p>
        </w:tc>
        <w:tc>
          <w:tcPr>
            <w:tcW w:w="2321" w:type="pct"/>
            <w:vAlign w:val="center"/>
          </w:tcPr>
          <w:p w14:paraId="448CF750" w14:textId="77777777" w:rsidR="003D4A22" w:rsidRPr="000B3348" w:rsidRDefault="00000000" w:rsidP="00E26FD8">
            <w:pPr>
              <w:pStyle w:val="NoSpacing"/>
              <w:spacing w:before="0"/>
              <w:jc w:val="both"/>
              <w:rPr>
                <w:rFonts w:ascii="Calibri" w:hAnsi="Calibri" w:cs="Calibri"/>
                <w:noProof/>
                <w:sz w:val="16"/>
                <w:szCs w:val="16"/>
                <w:lang w:val="en-US"/>
              </w:rPr>
            </w:pPr>
            <m:oMathPara>
              <m:oMathParaPr>
                <m:jc m:val="left"/>
              </m:oMathParaPr>
              <m:oMath>
                <m:d>
                  <m:dPr>
                    <m:begChr m:val="{"/>
                    <m:endChr m:val=""/>
                    <m:ctrlPr>
                      <w:rPr>
                        <w:rFonts w:ascii="Cambria Math" w:eastAsiaTheme="minorHAnsi" w:hAnsi="Cambria Math" w:cs="Calibri"/>
                        <w:i/>
                        <w:noProof/>
                        <w:kern w:val="2"/>
                        <w:sz w:val="16"/>
                        <w:szCs w:val="16"/>
                        <w:lang w:val="en-US"/>
                        <w14:ligatures w14:val="standardContextual"/>
                      </w:rPr>
                    </m:ctrlPr>
                  </m:dPr>
                  <m:e>
                    <m:eqArr>
                      <m:eqArrPr>
                        <m:ctrlPr>
                          <w:rPr>
                            <w:rFonts w:ascii="Cambria Math" w:eastAsiaTheme="minorHAnsi" w:hAnsi="Cambria Math" w:cs="Calibri"/>
                            <w:noProof/>
                            <w:kern w:val="2"/>
                            <w:sz w:val="16"/>
                            <w:szCs w:val="16"/>
                            <w:lang w:val="en-US"/>
                            <w14:ligatures w14:val="standardContextual"/>
                          </w:rPr>
                        </m:ctrlPr>
                      </m:eqArrPr>
                      <m:e>
                        <m:r>
                          <m:rPr>
                            <m:sty m:val="p"/>
                          </m:rPr>
                          <w:rPr>
                            <w:rFonts w:ascii="Cambria Math" w:hAnsi="Cambria Math" w:cs="Calibri"/>
                            <w:noProof/>
                            <w:sz w:val="16"/>
                            <w:szCs w:val="16"/>
                            <w:lang w:val="en-US"/>
                          </w:rPr>
                          <m:t>p1</m:t>
                        </m:r>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r>
                          <m:rPr>
                            <m:sty m:val="p"/>
                          </m:rPr>
                          <w:rPr>
                            <w:rFonts w:ascii="Cambria Math" w:hAnsi="Cambria Math" w:cs="Calibri"/>
                            <w:noProof/>
                            <w:sz w:val="16"/>
                            <w:szCs w:val="16"/>
                            <w:lang w:val="en-US"/>
                          </w:rPr>
                          <m:t>-p2</m:t>
                        </m:r>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r>
                          <m:rPr>
                            <m:sty m:val="p"/>
                          </m:rPr>
                          <w:rPr>
                            <w:rFonts w:ascii="Cambria Math" w:hAnsi="Cambria Math" w:cs="Calibri"/>
                            <w:noProof/>
                            <w:sz w:val="16"/>
                            <w:szCs w:val="16"/>
                            <w:lang w:val="en-US"/>
                          </w:rPr>
                          <m:t xml:space="preserve">≥0 </m:t>
                        </m:r>
                      </m:e>
                      <m:e>
                        <m:sSub>
                          <m:sSubPr>
                            <m:ctrlPr>
                              <w:rPr>
                                <w:rFonts w:ascii="Cambria Math" w:eastAsiaTheme="minorHAnsi" w:hAnsi="Cambria Math" w:cs="Calibri"/>
                                <w:noProof/>
                                <w:kern w:val="2"/>
                                <w:sz w:val="16"/>
                                <w:szCs w:val="16"/>
                                <w:lang w:val="en-US"/>
                                <w14:ligatures w14:val="standardContextual"/>
                              </w:rPr>
                            </m:ctrlPr>
                          </m:sSubPr>
                          <m:e>
                            <m:r>
                              <m:rPr>
                                <m:sty m:val="p"/>
                              </m:rPr>
                              <w:rPr>
                                <w:rFonts w:ascii="Cambria Math" w:hAnsi="Cambria Math" w:cs="Calibri"/>
                                <w:noProof/>
                                <w:sz w:val="16"/>
                                <w:szCs w:val="16"/>
                                <w:lang w:val="en-US"/>
                              </w:rPr>
                              <m:t>K</m:t>
                            </m:r>
                          </m:e>
                          <m:sub>
                            <m:r>
                              <m:rPr>
                                <m:sty m:val="p"/>
                              </m:rPr>
                              <w:rPr>
                                <w:rFonts w:ascii="Cambria Math" w:hAnsi="Cambria Math" w:cs="Calibri"/>
                                <w:noProof/>
                                <w:sz w:val="16"/>
                                <w:szCs w:val="16"/>
                                <w:lang w:val="en-US"/>
                              </w:rPr>
                              <m:t>1</m:t>
                            </m:r>
                          </m:sub>
                        </m:sSub>
                        <m:sSup>
                          <m:sSupPr>
                            <m:ctrlPr>
                              <w:rPr>
                                <w:rFonts w:ascii="Cambria Math" w:eastAsiaTheme="minorHAnsi" w:hAnsi="Cambria Math" w:cs="Calibri"/>
                                <w:noProof/>
                                <w:kern w:val="2"/>
                                <w:sz w:val="16"/>
                                <w:szCs w:val="16"/>
                                <w:lang w:val="en-US"/>
                                <w14:ligatures w14:val="standardContextual"/>
                              </w:rPr>
                            </m:ctrlPr>
                          </m:sSupPr>
                          <m:e>
                            <m:r>
                              <m:rPr>
                                <m:sty m:val="p"/>
                              </m:rPr>
                              <w:rPr>
                                <w:rFonts w:ascii="Cambria Math" w:hAnsi="Cambria Math" w:cs="Calibri"/>
                                <w:noProof/>
                                <w:sz w:val="16"/>
                                <w:szCs w:val="16"/>
                                <w:lang w:val="en-US"/>
                              </w:rPr>
                              <m:t>f</m:t>
                            </m:r>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e>
                          <m:sup>
                            <m:r>
                              <m:rPr>
                                <m:sty m:val="p"/>
                              </m:rPr>
                              <w:rPr>
                                <w:rFonts w:ascii="Cambria Math" w:hAnsi="Cambria Math" w:cs="Calibri"/>
                                <w:noProof/>
                                <w:sz w:val="16"/>
                                <w:szCs w:val="16"/>
                                <w:lang w:val="en-US"/>
                              </w:rPr>
                              <m:t>2</m:t>
                            </m:r>
                          </m:sup>
                        </m:sSup>
                        <m:r>
                          <m:rPr>
                            <m:sty m:val="p"/>
                          </m:rPr>
                          <w:rPr>
                            <w:rFonts w:ascii="Cambria Math" w:hAnsi="Cambria Math" w:cs="Calibri"/>
                            <w:noProof/>
                            <w:sz w:val="16"/>
                            <w:szCs w:val="16"/>
                            <w:lang w:val="en-US"/>
                          </w:rPr>
                          <m:t>+</m:t>
                        </m:r>
                        <m:sSub>
                          <m:sSubPr>
                            <m:ctrlPr>
                              <w:rPr>
                                <w:rFonts w:ascii="Cambria Math" w:eastAsiaTheme="minorHAnsi" w:hAnsi="Cambria Math" w:cs="Calibri"/>
                                <w:noProof/>
                                <w:kern w:val="2"/>
                                <w:sz w:val="16"/>
                                <w:szCs w:val="16"/>
                                <w:lang w:val="en-US"/>
                                <w14:ligatures w14:val="standardContextual"/>
                              </w:rPr>
                            </m:ctrlPr>
                          </m:sSubPr>
                          <m:e>
                            <m:r>
                              <m:rPr>
                                <m:sty m:val="p"/>
                              </m:rPr>
                              <w:rPr>
                                <w:rFonts w:ascii="Cambria Math" w:hAnsi="Cambria Math" w:cs="Calibri"/>
                                <w:noProof/>
                                <w:sz w:val="16"/>
                                <w:szCs w:val="16"/>
                                <w:lang w:val="en-US"/>
                              </w:rPr>
                              <m:t>R</m:t>
                            </m:r>
                          </m:e>
                          <m:sub>
                            <m:r>
                              <m:rPr>
                                <m:sty m:val="p"/>
                              </m:rPr>
                              <w:rPr>
                                <w:rFonts w:ascii="Cambria Math" w:hAnsi="Cambria Math" w:cs="Calibri"/>
                                <w:noProof/>
                                <w:sz w:val="16"/>
                                <w:szCs w:val="16"/>
                                <w:lang w:val="en-US"/>
                              </w:rPr>
                              <m:t>f</m:t>
                            </m:r>
                          </m:sub>
                        </m:sSub>
                        <m:r>
                          <m:rPr>
                            <m:sty m:val="p"/>
                          </m:rPr>
                          <w:rPr>
                            <w:rFonts w:ascii="Cambria Math" w:hAnsi="Cambria Math" w:cs="Calibri"/>
                            <w:noProof/>
                            <w:sz w:val="16"/>
                            <w:szCs w:val="16"/>
                            <w:lang w:val="en-US"/>
                          </w:rPr>
                          <m:t>f</m:t>
                        </m:r>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r>
                          <m:rPr>
                            <m:sty m:val="p"/>
                          </m:rPr>
                          <w:rPr>
                            <w:rFonts w:ascii="Cambria Math" w:hAnsi="Cambria Math" w:cs="Calibri"/>
                            <w:noProof/>
                            <w:sz w:val="16"/>
                            <w:szCs w:val="16"/>
                            <w:lang w:val="en-US"/>
                          </w:rPr>
                          <m:t>=</m:t>
                        </m:r>
                        <m:sSub>
                          <m:sSubPr>
                            <m:ctrlPr>
                              <w:rPr>
                                <w:rFonts w:ascii="Cambria Math" w:eastAsiaTheme="minorHAnsi" w:hAnsi="Cambria Math" w:cs="Calibri"/>
                                <w:noProof/>
                                <w:kern w:val="2"/>
                                <w:sz w:val="16"/>
                                <w:szCs w:val="16"/>
                                <w:lang w:val="en-US"/>
                                <w14:ligatures w14:val="standardContextual"/>
                              </w:rPr>
                            </m:ctrlPr>
                          </m:sSubPr>
                          <m:e>
                            <m:r>
                              <m:rPr>
                                <m:sty m:val="p"/>
                              </m:rPr>
                              <w:rPr>
                                <w:rFonts w:ascii="Cambria Math" w:hAnsi="Cambria Math" w:cs="Calibri"/>
                                <w:noProof/>
                                <w:sz w:val="16"/>
                                <w:szCs w:val="16"/>
                                <w:lang w:val="en-US"/>
                              </w:rPr>
                              <m:t>p</m:t>
                            </m:r>
                          </m:e>
                          <m:sub>
                            <m:r>
                              <m:rPr>
                                <m:sty m:val="p"/>
                              </m:rPr>
                              <w:rPr>
                                <w:rFonts w:ascii="Cambria Math" w:hAnsi="Cambria Math" w:cs="Calibri"/>
                                <w:noProof/>
                                <w:sz w:val="16"/>
                                <w:szCs w:val="16"/>
                                <w:lang w:val="en-US"/>
                              </w:rPr>
                              <m:t>1</m:t>
                            </m:r>
                          </m:sub>
                        </m:sSub>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r>
                          <m:rPr>
                            <m:sty m:val="p"/>
                          </m:rPr>
                          <w:rPr>
                            <w:rFonts w:ascii="Cambria Math" w:hAnsi="Cambria Math" w:cs="Calibri"/>
                            <w:noProof/>
                            <w:sz w:val="16"/>
                            <w:szCs w:val="16"/>
                            <w:lang w:val="en-US"/>
                          </w:rPr>
                          <m:t>-</m:t>
                        </m:r>
                        <m:sSub>
                          <m:sSubPr>
                            <m:ctrlPr>
                              <w:rPr>
                                <w:rFonts w:ascii="Cambria Math" w:eastAsiaTheme="minorHAnsi" w:hAnsi="Cambria Math" w:cs="Calibri"/>
                                <w:noProof/>
                                <w:kern w:val="2"/>
                                <w:sz w:val="16"/>
                                <w:szCs w:val="16"/>
                                <w:lang w:val="en-US"/>
                                <w14:ligatures w14:val="standardContextual"/>
                              </w:rPr>
                            </m:ctrlPr>
                          </m:sSubPr>
                          <m:e>
                            <m:r>
                              <m:rPr>
                                <m:sty m:val="p"/>
                              </m:rPr>
                              <w:rPr>
                                <w:rFonts w:ascii="Cambria Math" w:hAnsi="Cambria Math" w:cs="Calibri"/>
                                <w:noProof/>
                                <w:sz w:val="16"/>
                                <w:szCs w:val="16"/>
                                <w:lang w:val="en-US"/>
                              </w:rPr>
                              <m:t>p</m:t>
                            </m:r>
                          </m:e>
                          <m:sub>
                            <m:r>
                              <m:rPr>
                                <m:sty m:val="p"/>
                              </m:rPr>
                              <w:rPr>
                                <w:rFonts w:ascii="Cambria Math" w:hAnsi="Cambria Math" w:cs="Calibri"/>
                                <w:noProof/>
                                <w:sz w:val="16"/>
                                <w:szCs w:val="16"/>
                                <w:lang w:val="en-US"/>
                              </w:rPr>
                              <m:t>2</m:t>
                            </m:r>
                          </m:sub>
                        </m:sSub>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ctrlPr>
                          <w:rPr>
                            <w:rFonts w:ascii="Cambria Math" w:eastAsia="Cambria Math" w:hAnsi="Cambria Math" w:cs="Calibri"/>
                            <w:noProof/>
                            <w:sz w:val="16"/>
                            <w:szCs w:val="16"/>
                            <w:lang w:val="en-US"/>
                          </w:rPr>
                        </m:ctrlPr>
                      </m:e>
                      <m:e>
                        <m:r>
                          <w:rPr>
                            <w:rFonts w:ascii="Cambria Math" w:eastAsia="Cambria Math" w:hAnsi="Cambria Math" w:cs="Calibri"/>
                            <w:noProof/>
                            <w:sz w:val="16"/>
                            <w:szCs w:val="16"/>
                            <w:lang w:val="en-US"/>
                          </w:rPr>
                          <m:t xml:space="preserve">  </m:t>
                        </m:r>
                        <m:ctrlPr>
                          <w:rPr>
                            <w:rFonts w:ascii="Cambria Math" w:eastAsia="Cambria Math" w:hAnsi="Cambria Math" w:cs="Calibri"/>
                            <w:noProof/>
                            <w:sz w:val="16"/>
                            <w:szCs w:val="16"/>
                            <w:lang w:val="en-US"/>
                          </w:rPr>
                        </m:ctrlPr>
                      </m:e>
                      <m:e>
                        <m:r>
                          <m:rPr>
                            <m:sty m:val="p"/>
                          </m:rPr>
                          <w:rPr>
                            <w:rFonts w:ascii="Cambria Math" w:hAnsi="Cambria Math" w:cs="Calibri"/>
                            <w:noProof/>
                            <w:sz w:val="16"/>
                            <w:szCs w:val="16"/>
                            <w:lang w:val="en-US"/>
                          </w:rPr>
                          <m:t>p1</m:t>
                        </m:r>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r>
                          <m:rPr>
                            <m:sty m:val="p"/>
                          </m:rPr>
                          <w:rPr>
                            <w:rFonts w:ascii="Cambria Math" w:hAnsi="Cambria Math" w:cs="Calibri"/>
                            <w:noProof/>
                            <w:sz w:val="16"/>
                            <w:szCs w:val="16"/>
                            <w:lang w:val="en-US"/>
                          </w:rPr>
                          <m:t>-p2</m:t>
                        </m:r>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r>
                          <m:rPr>
                            <m:sty m:val="p"/>
                          </m:rPr>
                          <w:rPr>
                            <w:rFonts w:ascii="Cambria Math" w:hAnsi="Cambria Math" w:cs="Calibri"/>
                            <w:noProof/>
                            <w:sz w:val="16"/>
                            <w:szCs w:val="16"/>
                            <w:lang w:val="en-US"/>
                          </w:rPr>
                          <m:t>&lt;0</m:t>
                        </m:r>
                        <m:ctrlPr>
                          <w:rPr>
                            <w:rFonts w:ascii="Cambria Math" w:eastAsia="Cambria Math" w:hAnsi="Cambria Math" w:cs="Calibri"/>
                            <w:noProof/>
                            <w:sz w:val="16"/>
                            <w:szCs w:val="16"/>
                            <w:lang w:val="en-US"/>
                          </w:rPr>
                        </m:ctrlPr>
                      </m:e>
                      <m:e>
                        <m:sSub>
                          <m:sSubPr>
                            <m:ctrlPr>
                              <w:rPr>
                                <w:rFonts w:ascii="Cambria Math" w:eastAsiaTheme="minorHAnsi" w:hAnsi="Cambria Math" w:cs="Calibri"/>
                                <w:noProof/>
                                <w:kern w:val="2"/>
                                <w:sz w:val="16"/>
                                <w:szCs w:val="16"/>
                                <w:lang w:val="en-US"/>
                                <w14:ligatures w14:val="standardContextual"/>
                              </w:rPr>
                            </m:ctrlPr>
                          </m:sSubPr>
                          <m:e>
                            <m:r>
                              <m:rPr>
                                <m:sty m:val="p"/>
                              </m:rPr>
                              <w:rPr>
                                <w:rFonts w:ascii="Cambria Math" w:hAnsi="Cambria Math" w:cs="Calibri"/>
                                <w:noProof/>
                                <w:sz w:val="16"/>
                                <w:szCs w:val="16"/>
                                <w:lang w:val="en-US"/>
                              </w:rPr>
                              <m:t>-K</m:t>
                            </m:r>
                          </m:e>
                          <m:sub>
                            <m:r>
                              <m:rPr>
                                <m:sty m:val="p"/>
                              </m:rPr>
                              <w:rPr>
                                <w:rFonts w:ascii="Cambria Math" w:hAnsi="Cambria Math" w:cs="Calibri"/>
                                <w:noProof/>
                                <w:sz w:val="16"/>
                                <w:szCs w:val="16"/>
                                <w:lang w:val="en-US"/>
                              </w:rPr>
                              <m:t>1</m:t>
                            </m:r>
                          </m:sub>
                        </m:sSub>
                        <m:sSup>
                          <m:sSupPr>
                            <m:ctrlPr>
                              <w:rPr>
                                <w:rFonts w:ascii="Cambria Math" w:eastAsiaTheme="minorHAnsi" w:hAnsi="Cambria Math" w:cs="Calibri"/>
                                <w:noProof/>
                                <w:kern w:val="2"/>
                                <w:sz w:val="16"/>
                                <w:szCs w:val="16"/>
                                <w:lang w:val="en-US"/>
                                <w14:ligatures w14:val="standardContextual"/>
                              </w:rPr>
                            </m:ctrlPr>
                          </m:sSupPr>
                          <m:e>
                            <m:r>
                              <m:rPr>
                                <m:sty m:val="p"/>
                              </m:rPr>
                              <w:rPr>
                                <w:rFonts w:ascii="Cambria Math" w:hAnsi="Cambria Math" w:cs="Calibri"/>
                                <w:noProof/>
                                <w:sz w:val="16"/>
                                <w:szCs w:val="16"/>
                                <w:lang w:val="en-US"/>
                              </w:rPr>
                              <m:t>f</m:t>
                            </m:r>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e>
                          <m:sup>
                            <m:r>
                              <m:rPr>
                                <m:sty m:val="p"/>
                              </m:rPr>
                              <w:rPr>
                                <w:rFonts w:ascii="Cambria Math" w:hAnsi="Cambria Math" w:cs="Calibri"/>
                                <w:noProof/>
                                <w:sz w:val="16"/>
                                <w:szCs w:val="16"/>
                                <w:lang w:val="en-US"/>
                              </w:rPr>
                              <m:t>2</m:t>
                            </m:r>
                          </m:sup>
                        </m:sSup>
                        <m:r>
                          <m:rPr>
                            <m:sty m:val="p"/>
                          </m:rPr>
                          <w:rPr>
                            <w:rFonts w:ascii="Cambria Math" w:hAnsi="Cambria Math" w:cs="Calibri"/>
                            <w:noProof/>
                            <w:sz w:val="16"/>
                            <w:szCs w:val="16"/>
                            <w:lang w:val="en-US"/>
                          </w:rPr>
                          <m:t>+</m:t>
                        </m:r>
                        <m:sSub>
                          <m:sSubPr>
                            <m:ctrlPr>
                              <w:rPr>
                                <w:rFonts w:ascii="Cambria Math" w:eastAsiaTheme="minorHAnsi" w:hAnsi="Cambria Math" w:cs="Calibri"/>
                                <w:noProof/>
                                <w:kern w:val="2"/>
                                <w:sz w:val="16"/>
                                <w:szCs w:val="16"/>
                                <w:lang w:val="en-US"/>
                                <w14:ligatures w14:val="standardContextual"/>
                              </w:rPr>
                            </m:ctrlPr>
                          </m:sSubPr>
                          <m:e>
                            <m:r>
                              <m:rPr>
                                <m:sty m:val="p"/>
                              </m:rPr>
                              <w:rPr>
                                <w:rFonts w:ascii="Cambria Math" w:hAnsi="Cambria Math" w:cs="Calibri"/>
                                <w:noProof/>
                                <w:sz w:val="16"/>
                                <w:szCs w:val="16"/>
                                <w:lang w:val="en-US"/>
                              </w:rPr>
                              <m:t>R</m:t>
                            </m:r>
                          </m:e>
                          <m:sub>
                            <m:r>
                              <m:rPr>
                                <m:sty m:val="p"/>
                              </m:rPr>
                              <w:rPr>
                                <w:rFonts w:ascii="Cambria Math" w:hAnsi="Cambria Math" w:cs="Calibri"/>
                                <w:noProof/>
                                <w:sz w:val="16"/>
                                <w:szCs w:val="16"/>
                                <w:lang w:val="en-US"/>
                              </w:rPr>
                              <m:t>r</m:t>
                            </m:r>
                          </m:sub>
                        </m:sSub>
                        <m:r>
                          <m:rPr>
                            <m:sty m:val="p"/>
                          </m:rPr>
                          <w:rPr>
                            <w:rFonts w:ascii="Cambria Math" w:hAnsi="Cambria Math" w:cs="Calibri"/>
                            <w:noProof/>
                            <w:sz w:val="16"/>
                            <w:szCs w:val="16"/>
                            <w:lang w:val="en-US"/>
                          </w:rPr>
                          <m:t>f</m:t>
                        </m:r>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r>
                          <m:rPr>
                            <m:sty m:val="p"/>
                          </m:rPr>
                          <w:rPr>
                            <w:rFonts w:ascii="Cambria Math" w:hAnsi="Cambria Math" w:cs="Calibri"/>
                            <w:noProof/>
                            <w:sz w:val="16"/>
                            <w:szCs w:val="16"/>
                            <w:lang w:val="en-US"/>
                          </w:rPr>
                          <m:t>=</m:t>
                        </m:r>
                        <m:sSub>
                          <m:sSubPr>
                            <m:ctrlPr>
                              <w:rPr>
                                <w:rFonts w:ascii="Cambria Math" w:eastAsiaTheme="minorHAnsi" w:hAnsi="Cambria Math" w:cs="Calibri"/>
                                <w:noProof/>
                                <w:kern w:val="2"/>
                                <w:sz w:val="16"/>
                                <w:szCs w:val="16"/>
                                <w:lang w:val="en-US"/>
                                <w14:ligatures w14:val="standardContextual"/>
                              </w:rPr>
                            </m:ctrlPr>
                          </m:sSubPr>
                          <m:e>
                            <m:r>
                              <m:rPr>
                                <m:sty m:val="p"/>
                              </m:rPr>
                              <w:rPr>
                                <w:rFonts w:ascii="Cambria Math" w:hAnsi="Cambria Math" w:cs="Calibri"/>
                                <w:noProof/>
                                <w:sz w:val="16"/>
                                <w:szCs w:val="16"/>
                                <w:lang w:val="en-US"/>
                              </w:rPr>
                              <m:t>p</m:t>
                            </m:r>
                          </m:e>
                          <m:sub>
                            <m:r>
                              <m:rPr>
                                <m:sty m:val="p"/>
                              </m:rPr>
                              <w:rPr>
                                <w:rFonts w:ascii="Cambria Math" w:hAnsi="Cambria Math" w:cs="Calibri"/>
                                <w:noProof/>
                                <w:sz w:val="16"/>
                                <w:szCs w:val="16"/>
                                <w:lang w:val="en-US"/>
                              </w:rPr>
                              <m:t>1</m:t>
                            </m:r>
                          </m:sub>
                        </m:sSub>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r>
                          <m:rPr>
                            <m:sty m:val="p"/>
                          </m:rPr>
                          <w:rPr>
                            <w:rFonts w:ascii="Cambria Math" w:hAnsi="Cambria Math" w:cs="Calibri"/>
                            <w:noProof/>
                            <w:sz w:val="16"/>
                            <w:szCs w:val="16"/>
                            <w:lang w:val="en-US"/>
                          </w:rPr>
                          <m:t>-</m:t>
                        </m:r>
                        <m:sSub>
                          <m:sSubPr>
                            <m:ctrlPr>
                              <w:rPr>
                                <w:rFonts w:ascii="Cambria Math" w:eastAsiaTheme="minorHAnsi" w:hAnsi="Cambria Math" w:cs="Calibri"/>
                                <w:noProof/>
                                <w:kern w:val="2"/>
                                <w:sz w:val="16"/>
                                <w:szCs w:val="16"/>
                                <w:lang w:val="en-US"/>
                                <w14:ligatures w14:val="standardContextual"/>
                              </w:rPr>
                            </m:ctrlPr>
                          </m:sSubPr>
                          <m:e>
                            <m:r>
                              <m:rPr>
                                <m:sty m:val="p"/>
                              </m:rPr>
                              <w:rPr>
                                <w:rFonts w:ascii="Cambria Math" w:hAnsi="Cambria Math" w:cs="Calibri"/>
                                <w:noProof/>
                                <w:sz w:val="16"/>
                                <w:szCs w:val="16"/>
                                <w:lang w:val="en-US"/>
                              </w:rPr>
                              <m:t>p</m:t>
                            </m:r>
                          </m:e>
                          <m:sub>
                            <m:r>
                              <m:rPr>
                                <m:sty m:val="p"/>
                              </m:rPr>
                              <w:rPr>
                                <w:rFonts w:ascii="Cambria Math" w:hAnsi="Cambria Math" w:cs="Calibri"/>
                                <w:noProof/>
                                <w:sz w:val="16"/>
                                <w:szCs w:val="16"/>
                                <w:lang w:val="en-US"/>
                              </w:rPr>
                              <m:t>2</m:t>
                            </m:r>
                          </m:sub>
                        </m:sSub>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e>
                    </m:eqArr>
                  </m:e>
                </m:d>
              </m:oMath>
            </m:oMathPara>
          </w:p>
        </w:tc>
      </w:tr>
      <w:tr w:rsidR="003D4A22" w:rsidRPr="000B3348" w14:paraId="5076C759" w14:textId="77777777" w:rsidTr="000E2AFB">
        <w:trPr>
          <w:trHeight w:val="1814"/>
        </w:trPr>
        <w:tc>
          <w:tcPr>
            <w:tcW w:w="692" w:type="pct"/>
            <w:vAlign w:val="center"/>
          </w:tcPr>
          <w:p w14:paraId="4E1F5DD3"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Valve</w:t>
            </w:r>
          </w:p>
          <w:p w14:paraId="245F586C"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Eq. 5</w:t>
            </w:r>
          </w:p>
        </w:tc>
        <w:tc>
          <w:tcPr>
            <w:tcW w:w="844" w:type="pct"/>
            <w:vAlign w:val="center"/>
          </w:tcPr>
          <w:p w14:paraId="78CFE8DE"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rPr>
              <w:drawing>
                <wp:inline distT="0" distB="0" distL="0" distR="0" wp14:anchorId="78AE9B93" wp14:editId="5D93443F">
                  <wp:extent cx="855133" cy="461374"/>
                  <wp:effectExtent l="0" t="0" r="0" b="0"/>
                  <wp:docPr id="125039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94668" name=""/>
                          <pic:cNvPicPr/>
                        </pic:nvPicPr>
                        <pic:blipFill rotWithShape="1">
                          <a:blip r:embed="rId22"/>
                          <a:srcRect l="-604" t="-1141" r="-604" b="-1141"/>
                          <a:stretch/>
                        </pic:blipFill>
                        <pic:spPr>
                          <a:xfrm>
                            <a:off x="0" y="0"/>
                            <a:ext cx="914512" cy="493411"/>
                          </a:xfrm>
                          <a:prstGeom prst="rect">
                            <a:avLst/>
                          </a:prstGeom>
                        </pic:spPr>
                      </pic:pic>
                    </a:graphicData>
                  </a:graphic>
                </wp:inline>
              </w:drawing>
            </w:r>
          </w:p>
        </w:tc>
        <w:tc>
          <w:tcPr>
            <w:tcW w:w="1142" w:type="pct"/>
            <w:vAlign w:val="center"/>
          </w:tcPr>
          <w:p w14:paraId="5B259158"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rPr>
              <w:drawing>
                <wp:inline distT="0" distB="0" distL="0" distR="0" wp14:anchorId="75AE09AA" wp14:editId="30B5A45D">
                  <wp:extent cx="1008359" cy="935501"/>
                  <wp:effectExtent l="0" t="0" r="0" b="0"/>
                  <wp:docPr id="2111184070" name="Graphic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84070" name="Graphic 2111184070"/>
                          <pic:cNvPicPr/>
                        </pic:nvPicPr>
                        <pic:blipFill>
                          <a:blip r:embed="rId23">
                            <a:extLst>
                              <a:ext uri="{96DAC541-7B7A-43D3-8B79-37D633B846F1}">
                                <asvg:svgBlip xmlns:asvg="http://schemas.microsoft.com/office/drawing/2016/SVG/main" r:embed="rId24"/>
                              </a:ext>
                            </a:extLst>
                          </a:blip>
                          <a:stretch>
                            <a:fillRect/>
                          </a:stretch>
                        </pic:blipFill>
                        <pic:spPr>
                          <a:xfrm>
                            <a:off x="0" y="0"/>
                            <a:ext cx="1015158" cy="941809"/>
                          </a:xfrm>
                          <a:prstGeom prst="rect">
                            <a:avLst/>
                          </a:prstGeom>
                        </pic:spPr>
                      </pic:pic>
                    </a:graphicData>
                  </a:graphic>
                </wp:inline>
              </w:drawing>
            </w:r>
          </w:p>
        </w:tc>
        <w:tc>
          <w:tcPr>
            <w:tcW w:w="2321" w:type="pct"/>
            <w:vAlign w:val="center"/>
          </w:tcPr>
          <w:p w14:paraId="4B45D12F" w14:textId="77777777" w:rsidR="003D4A22" w:rsidRPr="000B3348" w:rsidRDefault="00000000" w:rsidP="00E26FD8">
            <w:pPr>
              <w:pStyle w:val="NoSpacing"/>
              <w:spacing w:before="0"/>
              <w:jc w:val="both"/>
              <w:rPr>
                <w:rFonts w:ascii="Calibri" w:hAnsi="Calibri" w:cs="Calibri"/>
                <w:noProof/>
                <w:sz w:val="16"/>
                <w:szCs w:val="16"/>
                <w:lang w:val="en-US"/>
              </w:rPr>
            </w:pPr>
            <m:oMathPara>
              <m:oMathParaPr>
                <m:jc m:val="left"/>
              </m:oMathParaPr>
              <m:oMath>
                <m:d>
                  <m:dPr>
                    <m:begChr m:val="{"/>
                    <m:endChr m:val=""/>
                    <m:ctrlPr>
                      <w:rPr>
                        <w:rFonts w:ascii="Cambria Math" w:eastAsiaTheme="minorHAnsi" w:hAnsi="Cambria Math" w:cs="Calibri"/>
                        <w:i/>
                        <w:noProof/>
                        <w:kern w:val="2"/>
                        <w:sz w:val="16"/>
                        <w:szCs w:val="16"/>
                        <w:lang w:val="en-US"/>
                        <w14:ligatures w14:val="standardContextual"/>
                      </w:rPr>
                    </m:ctrlPr>
                  </m:dPr>
                  <m:e>
                    <m:eqArr>
                      <m:eqArrPr>
                        <m:ctrlPr>
                          <w:rPr>
                            <w:rFonts w:ascii="Cambria Math" w:eastAsiaTheme="minorHAnsi" w:hAnsi="Cambria Math" w:cs="Calibri"/>
                            <w:i/>
                            <w:noProof/>
                            <w:kern w:val="2"/>
                            <w:sz w:val="16"/>
                            <w:szCs w:val="16"/>
                            <w:lang w:val="en-US"/>
                            <w14:ligatures w14:val="standardContextual"/>
                          </w:rPr>
                        </m:ctrlPr>
                      </m:eqArrPr>
                      <m:e>
                        <m:r>
                          <w:rPr>
                            <w:rFonts w:ascii="Cambria Math" w:hAnsi="Cambria Math" w:cs="Calibri"/>
                            <w:noProof/>
                            <w:sz w:val="16"/>
                            <w:szCs w:val="16"/>
                            <w:lang w:val="en-US"/>
                          </w:rPr>
                          <m:t>p1</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-p2</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 xml:space="preserve">≥0 </m:t>
                        </m:r>
                      </m:e>
                      <m:e>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K</m:t>
                            </m:r>
                          </m:e>
                          <m:sub>
                            <m:r>
                              <w:rPr>
                                <w:rFonts w:ascii="Cambria Math" w:hAnsi="Cambria Math" w:cs="Calibri"/>
                                <w:noProof/>
                                <w:sz w:val="16"/>
                                <w:szCs w:val="16"/>
                                <w:lang w:val="en-US"/>
                              </w:rPr>
                              <m:t>1</m:t>
                            </m:r>
                          </m:sub>
                        </m:sSub>
                        <m:sSup>
                          <m:sSupPr>
                            <m:ctrlPr>
                              <w:rPr>
                                <w:rFonts w:ascii="Cambria Math" w:eastAsiaTheme="minorHAnsi" w:hAnsi="Cambria Math" w:cs="Calibri"/>
                                <w:i/>
                                <w:noProof/>
                                <w:kern w:val="2"/>
                                <w:sz w:val="16"/>
                                <w:szCs w:val="16"/>
                                <w:lang w:val="en-US"/>
                                <w14:ligatures w14:val="standardContextual"/>
                              </w:rPr>
                            </m:ctrlPr>
                          </m:sSupPr>
                          <m:e>
                            <m:r>
                              <w:rPr>
                                <w:rFonts w:ascii="Cambria Math" w:hAnsi="Cambria Math" w:cs="Calibri"/>
                                <w:noProof/>
                                <w:sz w:val="16"/>
                                <w:szCs w:val="16"/>
                                <w:lang w:val="en-US"/>
                              </w:rPr>
                              <m:t>f</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e>
                          <m:sup>
                            <m:r>
                              <w:rPr>
                                <w:rFonts w:ascii="Cambria Math" w:hAnsi="Cambria Math" w:cs="Calibri"/>
                                <w:noProof/>
                                <w:sz w:val="16"/>
                                <w:szCs w:val="16"/>
                                <w:lang w:val="en-US"/>
                              </w:rPr>
                              <m:t>2</m:t>
                            </m:r>
                          </m:sup>
                        </m:sSup>
                        <m:r>
                          <w:rPr>
                            <w:rFonts w:ascii="Cambria Math" w:hAnsi="Cambria Math" w:cs="Calibri"/>
                            <w:noProof/>
                            <w:sz w:val="16"/>
                            <w:szCs w:val="16"/>
                            <w:lang w:val="en-US"/>
                          </w:rPr>
                          <m:t>+</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R</m:t>
                            </m:r>
                          </m:e>
                          <m:sub>
                            <m:r>
                              <w:rPr>
                                <w:rFonts w:ascii="Cambria Math" w:hAnsi="Cambria Math" w:cs="Calibri"/>
                                <w:noProof/>
                                <w:sz w:val="16"/>
                                <w:szCs w:val="16"/>
                                <w:lang w:val="en-US"/>
                              </w:rPr>
                              <m:t>f</m:t>
                            </m:r>
                          </m:sub>
                        </m:sSub>
                        <m:r>
                          <w:rPr>
                            <w:rFonts w:ascii="Cambria Math" w:hAnsi="Cambria Math" w:cs="Calibri"/>
                            <w:noProof/>
                            <w:sz w:val="16"/>
                            <w:szCs w:val="16"/>
                            <w:lang w:val="en-US"/>
                          </w:rPr>
                          <m:t>f</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p</m:t>
                            </m:r>
                          </m:e>
                          <m:sub>
                            <m:r>
                              <w:rPr>
                                <w:rFonts w:ascii="Cambria Math" w:hAnsi="Cambria Math" w:cs="Calibri"/>
                                <w:noProof/>
                                <w:sz w:val="16"/>
                                <w:szCs w:val="16"/>
                                <w:lang w:val="en-US"/>
                              </w:rPr>
                              <m:t>1</m:t>
                            </m:r>
                          </m:sub>
                        </m:sSub>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p</m:t>
                            </m:r>
                          </m:e>
                          <m:sub>
                            <m:r>
                              <w:rPr>
                                <w:rFonts w:ascii="Cambria Math" w:hAnsi="Cambria Math" w:cs="Calibri"/>
                                <w:noProof/>
                                <w:sz w:val="16"/>
                                <w:szCs w:val="16"/>
                                <w:lang w:val="en-US"/>
                              </w:rPr>
                              <m:t>2</m:t>
                            </m:r>
                          </m:sub>
                        </m:sSub>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ctrlPr>
                          <w:rPr>
                            <w:rFonts w:ascii="Cambria Math" w:eastAsia="Cambria Math" w:hAnsi="Cambria Math" w:cs="Calibri"/>
                            <w:i/>
                            <w:noProof/>
                            <w:sz w:val="16"/>
                            <w:szCs w:val="16"/>
                            <w:lang w:val="en-US"/>
                          </w:rPr>
                        </m:ctrlPr>
                      </m:e>
                      <m:e>
                        <m:r>
                          <w:rPr>
                            <w:rFonts w:ascii="Cambria Math" w:eastAsia="Cambria Math" w:hAnsi="Cambria Math" w:cs="Calibri"/>
                            <w:noProof/>
                            <w:sz w:val="16"/>
                            <w:szCs w:val="16"/>
                            <w:lang w:val="en-US"/>
                          </w:rPr>
                          <m:t xml:space="preserve"> </m:t>
                        </m:r>
                        <m:ctrlPr>
                          <w:rPr>
                            <w:rFonts w:ascii="Cambria Math" w:eastAsia="Cambria Math" w:hAnsi="Cambria Math" w:cs="Calibri"/>
                            <w:i/>
                            <w:noProof/>
                            <w:sz w:val="16"/>
                            <w:szCs w:val="16"/>
                            <w:lang w:val="en-US"/>
                          </w:rPr>
                        </m:ctrlPr>
                      </m:e>
                      <m:e>
                        <m:r>
                          <w:rPr>
                            <w:rFonts w:ascii="Cambria Math" w:hAnsi="Cambria Math" w:cs="Calibri"/>
                            <w:noProof/>
                            <w:sz w:val="16"/>
                            <w:szCs w:val="16"/>
                            <w:lang w:val="en-US"/>
                          </w:rPr>
                          <m:t>p1</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-p2</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&lt;0</m:t>
                        </m:r>
                        <m:ctrlPr>
                          <w:rPr>
                            <w:rFonts w:ascii="Cambria Math" w:eastAsia="Cambria Math" w:hAnsi="Cambria Math" w:cs="Calibri"/>
                            <w:i/>
                            <w:noProof/>
                            <w:sz w:val="16"/>
                            <w:szCs w:val="16"/>
                            <w:lang w:val="en-US"/>
                          </w:rPr>
                        </m:ctrlPr>
                      </m:e>
                      <m:e>
                        <m:r>
                          <w:rPr>
                            <w:rFonts w:ascii="Cambria Math" w:hAnsi="Cambria Math" w:cs="Calibri"/>
                            <w:noProof/>
                            <w:sz w:val="16"/>
                            <w:szCs w:val="16"/>
                            <w:lang w:val="en-US"/>
                          </w:rPr>
                          <m:t>f</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=0, (</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R</m:t>
                            </m:r>
                          </m:e>
                          <m:sub>
                            <m:r>
                              <w:rPr>
                                <w:rFonts w:ascii="Cambria Math" w:hAnsi="Cambria Math" w:cs="Calibri"/>
                                <w:noProof/>
                                <w:sz w:val="16"/>
                                <w:szCs w:val="16"/>
                                <w:lang w:val="en-US"/>
                              </w:rPr>
                              <m:t>b</m:t>
                            </m:r>
                          </m:sub>
                        </m:sSub>
                        <m:r>
                          <w:rPr>
                            <w:rFonts w:ascii="Cambria Math" w:hAnsi="Cambria Math" w:cs="Calibri"/>
                            <w:noProof/>
                            <w:sz w:val="16"/>
                            <w:szCs w:val="16"/>
                            <w:lang w:val="en-US"/>
                          </w:rPr>
                          <m:t>=∞)</m:t>
                        </m:r>
                      </m:e>
                    </m:eqArr>
                  </m:e>
                </m:d>
              </m:oMath>
            </m:oMathPara>
          </w:p>
        </w:tc>
      </w:tr>
      <w:tr w:rsidR="003D4A22" w:rsidRPr="000B3348" w14:paraId="4E1FD251" w14:textId="77777777" w:rsidTr="000E2AFB">
        <w:trPr>
          <w:trHeight w:val="1814"/>
        </w:trPr>
        <w:tc>
          <w:tcPr>
            <w:tcW w:w="692" w:type="pct"/>
            <w:vAlign w:val="center"/>
          </w:tcPr>
          <w:p w14:paraId="77CA81E9"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Capacitance</w:t>
            </w:r>
          </w:p>
          <w:p w14:paraId="2EE6CD0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Eq. 6</w:t>
            </w:r>
          </w:p>
        </w:tc>
        <w:tc>
          <w:tcPr>
            <w:tcW w:w="844" w:type="pct"/>
            <w:vAlign w:val="center"/>
          </w:tcPr>
          <w:p w14:paraId="6753F894" w14:textId="77777777" w:rsidR="003D4A22" w:rsidRPr="000B3348" w:rsidRDefault="003D4A22" w:rsidP="0050369C">
            <w:pPr>
              <w:pStyle w:val="NoSpacing"/>
              <w:spacing w:before="0"/>
              <w:jc w:val="center"/>
              <w:rPr>
                <w:rFonts w:ascii="Calibri" w:hAnsi="Calibri" w:cs="Calibri"/>
                <w:noProof/>
                <w:sz w:val="20"/>
                <w:szCs w:val="20"/>
                <w:lang w:val="en-US"/>
              </w:rPr>
            </w:pPr>
            <w:r w:rsidRPr="000B3348">
              <w:rPr>
                <w:rFonts w:ascii="Calibri" w:hAnsi="Calibri" w:cs="Calibri"/>
                <w:noProof/>
                <w:sz w:val="20"/>
                <w:szCs w:val="20"/>
              </w:rPr>
              <w:drawing>
                <wp:inline distT="0" distB="0" distL="0" distR="0" wp14:anchorId="436F42F3" wp14:editId="1E6842D7">
                  <wp:extent cx="606425" cy="684000"/>
                  <wp:effectExtent l="0" t="0" r="0" b="1905"/>
                  <wp:docPr id="1173857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57244" name=""/>
                          <pic:cNvPicPr/>
                        </pic:nvPicPr>
                        <pic:blipFill rotWithShape="1">
                          <a:blip r:embed="rId25"/>
                          <a:srcRect t="-4" r="-7062" b="108"/>
                          <a:stretch/>
                        </pic:blipFill>
                        <pic:spPr bwMode="auto">
                          <a:xfrm>
                            <a:off x="0" y="0"/>
                            <a:ext cx="653222" cy="736783"/>
                          </a:xfrm>
                          <a:prstGeom prst="rect">
                            <a:avLst/>
                          </a:prstGeom>
                          <a:ln>
                            <a:noFill/>
                          </a:ln>
                          <a:extLst>
                            <a:ext uri="{53640926-AAD7-44D8-BBD7-CCE9431645EC}">
                              <a14:shadowObscured xmlns:a14="http://schemas.microsoft.com/office/drawing/2010/main"/>
                            </a:ext>
                          </a:extLst>
                        </pic:spPr>
                      </pic:pic>
                    </a:graphicData>
                  </a:graphic>
                </wp:inline>
              </w:drawing>
            </w:r>
          </w:p>
        </w:tc>
        <w:tc>
          <w:tcPr>
            <w:tcW w:w="1142" w:type="pct"/>
            <w:vAlign w:val="center"/>
          </w:tcPr>
          <w:p w14:paraId="1B7435B6"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rPr>
              <w:drawing>
                <wp:inline distT="0" distB="0" distL="0" distR="0" wp14:anchorId="20D8EE6D" wp14:editId="3D3F878A">
                  <wp:extent cx="1177290" cy="951865"/>
                  <wp:effectExtent l="0" t="0" r="0" b="0"/>
                  <wp:docPr id="159191806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18060" name="Graphic 1591918060"/>
                          <pic:cNvPicPr/>
                        </pic:nvPicPr>
                        <pic:blipFill>
                          <a:blip r:embed="rId26">
                            <a:extLst>
                              <a:ext uri="{96DAC541-7B7A-43D3-8B79-37D633B846F1}">
                                <asvg:svgBlip xmlns:asvg="http://schemas.microsoft.com/office/drawing/2016/SVG/main" r:embed="rId27"/>
                              </a:ext>
                            </a:extLst>
                          </a:blip>
                          <a:stretch>
                            <a:fillRect/>
                          </a:stretch>
                        </pic:blipFill>
                        <pic:spPr>
                          <a:xfrm>
                            <a:off x="0" y="0"/>
                            <a:ext cx="1177290" cy="951865"/>
                          </a:xfrm>
                          <a:prstGeom prst="rect">
                            <a:avLst/>
                          </a:prstGeom>
                        </pic:spPr>
                      </pic:pic>
                    </a:graphicData>
                  </a:graphic>
                </wp:inline>
              </w:drawing>
            </w:r>
          </w:p>
        </w:tc>
        <w:tc>
          <w:tcPr>
            <w:tcW w:w="2321" w:type="pct"/>
            <w:vAlign w:val="center"/>
          </w:tcPr>
          <w:p w14:paraId="543D48D4" w14:textId="77777777" w:rsidR="003D4A22" w:rsidRPr="000B3348" w:rsidRDefault="00000000" w:rsidP="00E26FD8">
            <w:pPr>
              <w:pStyle w:val="NoSpacing"/>
              <w:spacing w:before="0"/>
              <w:jc w:val="both"/>
              <w:rPr>
                <w:rFonts w:ascii="Calibri" w:hAnsi="Calibri" w:cs="Calibri"/>
                <w:noProof/>
                <w:sz w:val="16"/>
                <w:szCs w:val="16"/>
                <w:lang w:val="en-US"/>
              </w:rPr>
            </w:pPr>
            <m:oMathPara>
              <m:oMath>
                <m:d>
                  <m:dPr>
                    <m:begChr m:val="{"/>
                    <m:endChr m:val=""/>
                    <m:ctrlPr>
                      <w:rPr>
                        <w:rFonts w:ascii="Cambria Math" w:eastAsiaTheme="minorHAnsi" w:hAnsi="Cambria Math" w:cs="Calibri"/>
                        <w:i/>
                        <w:noProof/>
                        <w:kern w:val="2"/>
                        <w:sz w:val="16"/>
                        <w:szCs w:val="16"/>
                        <w:lang w:val="en-US"/>
                        <w14:ligatures w14:val="standardContextual"/>
                      </w:rPr>
                    </m:ctrlPr>
                  </m:dPr>
                  <m:e>
                    <m:eqArr>
                      <m:eqArrPr>
                        <m:ctrlPr>
                          <w:rPr>
                            <w:rFonts w:ascii="Cambria Math" w:eastAsiaTheme="minorHAnsi" w:hAnsi="Cambria Math" w:cs="Calibri"/>
                            <w:i/>
                            <w:noProof/>
                            <w:kern w:val="2"/>
                            <w:sz w:val="16"/>
                            <w:szCs w:val="16"/>
                            <w:lang w:val="en-US"/>
                            <w14:ligatures w14:val="standardContextual"/>
                          </w:rPr>
                        </m:ctrlPr>
                      </m:eqArr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e>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p</m:t>
                            </m:r>
                          </m:e>
                          <m:sub>
                            <m:r>
                              <w:rPr>
                                <w:rFonts w:ascii="Cambria Math" w:hAnsi="Cambria Math" w:cs="Calibri"/>
                                <w:noProof/>
                                <w:sz w:val="16"/>
                                <w:szCs w:val="16"/>
                                <w:lang w:val="en-US"/>
                              </w:rPr>
                              <m:t>1</m:t>
                            </m:r>
                          </m:sub>
                        </m:sSub>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K</m:t>
                            </m:r>
                          </m:e>
                          <m:sub>
                            <m:r>
                              <w:rPr>
                                <w:rFonts w:ascii="Cambria Math" w:hAnsi="Cambria Math" w:cs="Calibri"/>
                                <w:noProof/>
                                <w:sz w:val="16"/>
                                <w:szCs w:val="16"/>
                                <w:lang w:val="en-US"/>
                              </w:rPr>
                              <m:t>2</m:t>
                            </m:r>
                          </m:sub>
                        </m:sSub>
                        <m:sSup>
                          <m:sSupPr>
                            <m:ctrlPr>
                              <w:rPr>
                                <w:rFonts w:ascii="Cambria Math" w:eastAsiaTheme="minorHAnsi" w:hAnsi="Cambria Math" w:cs="Calibri"/>
                                <w:i/>
                                <w:noProof/>
                                <w:kern w:val="2"/>
                                <w:sz w:val="16"/>
                                <w:szCs w:val="16"/>
                                <w:lang w:val="en-US"/>
                                <w14:ligatures w14:val="standardContextual"/>
                              </w:rPr>
                            </m:ctrlPr>
                          </m:sSupPr>
                          <m:e>
                            <m:d>
                              <m:dPr>
                                <m:begChr m:val="["/>
                                <m:endChr m:val="]"/>
                                <m:ctrlPr>
                                  <w:rPr>
                                    <w:rFonts w:ascii="Cambria Math" w:hAnsi="Cambria Math" w:cs="Calibri"/>
                                    <w:i/>
                                    <w:noProof/>
                                    <w:sz w:val="16"/>
                                    <w:szCs w:val="16"/>
                                    <w:lang w:val="en-US"/>
                                  </w:rPr>
                                </m:ctrlPr>
                              </m:d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d>
                          </m:e>
                          <m:sup>
                            <m:r>
                              <w:rPr>
                                <w:rFonts w:ascii="Cambria Math" w:hAnsi="Cambria Math" w:cs="Calibri"/>
                                <w:noProof/>
                                <w:sz w:val="16"/>
                                <w:szCs w:val="16"/>
                                <w:lang w:val="en-US"/>
                              </w:rPr>
                              <m:t>2</m:t>
                            </m:r>
                          </m:sup>
                        </m:sSup>
                        <m:r>
                          <w:rPr>
                            <w:rFonts w:ascii="Cambria Math" w:hAnsi="Cambria Math" w:cs="Calibri"/>
                            <w:noProof/>
                            <w:sz w:val="16"/>
                            <w:szCs w:val="16"/>
                            <w:lang w:val="en-US"/>
                          </w:rPr>
                          <m:t>+E</m:t>
                        </m:r>
                        <m:d>
                          <m:dPr>
                            <m:begChr m:val="["/>
                            <m:endChr m:val="]"/>
                            <m:ctrlPr>
                              <w:rPr>
                                <w:rFonts w:ascii="Cambria Math" w:hAnsi="Cambria Math" w:cs="Calibri"/>
                                <w:i/>
                                <w:noProof/>
                                <w:sz w:val="16"/>
                                <w:szCs w:val="16"/>
                                <w:lang w:val="en-US"/>
                              </w:rPr>
                            </m:ctrlPr>
                          </m:d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d>
                        <m:r>
                          <w:rPr>
                            <w:rFonts w:ascii="Cambria Math" w:hAnsi="Cambria Math" w:cs="Calibri"/>
                            <w:noProof/>
                            <w:sz w:val="16"/>
                            <w:szCs w:val="16"/>
                            <w:lang w:val="en-US"/>
                          </w:rPr>
                          <m:t>+p2(t)</m:t>
                        </m:r>
                        <m:ctrlPr>
                          <w:rPr>
                            <w:rFonts w:ascii="Cambria Math" w:eastAsia="Cambria Math" w:hAnsi="Cambria Math" w:cs="Calibri"/>
                            <w:i/>
                            <w:noProof/>
                            <w:sz w:val="16"/>
                            <w:szCs w:val="16"/>
                            <w:lang w:val="en-US"/>
                          </w:rPr>
                        </m:ctrlPr>
                      </m:e>
                      <m:e>
                        <m:r>
                          <w:rPr>
                            <w:rFonts w:ascii="Cambria Math" w:eastAsia="Cambria Math" w:hAnsi="Cambria Math" w:cs="Calibri"/>
                            <w:noProof/>
                            <w:sz w:val="16"/>
                            <w:szCs w:val="16"/>
                            <w:lang w:val="en-US"/>
                          </w:rPr>
                          <m:t xml:space="preserve"> </m:t>
                        </m:r>
                        <m:ctrlPr>
                          <w:rPr>
                            <w:rFonts w:ascii="Cambria Math" w:eastAsia="Cambria Math" w:hAnsi="Cambria Math" w:cs="Calibri"/>
                            <w:i/>
                            <w:noProof/>
                            <w:sz w:val="16"/>
                            <w:szCs w:val="16"/>
                            <w:lang w:val="en-US"/>
                          </w:rPr>
                        </m:ctrlPr>
                      </m:e>
                      <m:e>
                        <m:r>
                          <w:rPr>
                            <w:rFonts w:ascii="Cambria Math" w:eastAsia="Cambria Math" w:hAnsi="Cambria Math" w:cs="Calibri"/>
                            <w:noProof/>
                            <w:sz w:val="16"/>
                            <w:szCs w:val="16"/>
                            <w:lang w:val="en-US"/>
                          </w:rPr>
                          <m:t>v</m:t>
                        </m:r>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&lt;UV&lt;0</m:t>
                        </m:r>
                        <m:ctrlPr>
                          <w:rPr>
                            <w:rFonts w:ascii="Cambria Math" w:eastAsia="Cambria Math" w:hAnsi="Cambria Math" w:cs="Calibri"/>
                            <w:i/>
                            <w:noProof/>
                            <w:sz w:val="16"/>
                            <w:szCs w:val="16"/>
                            <w:lang w:val="en-US"/>
                          </w:rPr>
                        </m:ctrlPr>
                      </m:e>
                      <m:e>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p</m:t>
                            </m:r>
                          </m:e>
                          <m:sub>
                            <m:r>
                              <w:rPr>
                                <w:rFonts w:ascii="Cambria Math" w:hAnsi="Cambria Math" w:cs="Calibri"/>
                                <w:noProof/>
                                <w:sz w:val="16"/>
                                <w:szCs w:val="16"/>
                                <w:lang w:val="en-US"/>
                              </w:rPr>
                              <m:t>1</m:t>
                            </m:r>
                          </m:sub>
                        </m:sSub>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-K</m:t>
                            </m:r>
                          </m:e>
                          <m:sub>
                            <m:r>
                              <w:rPr>
                                <w:rFonts w:ascii="Cambria Math" w:hAnsi="Cambria Math" w:cs="Calibri"/>
                                <w:noProof/>
                                <w:sz w:val="16"/>
                                <w:szCs w:val="16"/>
                                <w:lang w:val="en-US"/>
                              </w:rPr>
                              <m:t>2</m:t>
                            </m:r>
                          </m:sub>
                        </m:sSub>
                        <m:sSup>
                          <m:sSupPr>
                            <m:ctrlPr>
                              <w:rPr>
                                <w:rFonts w:ascii="Cambria Math" w:eastAsiaTheme="minorHAnsi" w:hAnsi="Cambria Math" w:cs="Calibri"/>
                                <w:i/>
                                <w:noProof/>
                                <w:kern w:val="2"/>
                                <w:sz w:val="16"/>
                                <w:szCs w:val="16"/>
                                <w:lang w:val="en-US"/>
                                <w14:ligatures w14:val="standardContextual"/>
                              </w:rPr>
                            </m:ctrlPr>
                          </m:sSupPr>
                          <m:e>
                            <m:d>
                              <m:dPr>
                                <m:begChr m:val="["/>
                                <m:endChr m:val="]"/>
                                <m:ctrlPr>
                                  <w:rPr>
                                    <w:rFonts w:ascii="Cambria Math" w:hAnsi="Cambria Math" w:cs="Calibri"/>
                                    <w:i/>
                                    <w:noProof/>
                                    <w:sz w:val="16"/>
                                    <w:szCs w:val="16"/>
                                    <w:lang w:val="en-US"/>
                                  </w:rPr>
                                </m:ctrlPr>
                              </m:d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d>
                          </m:e>
                          <m:sup>
                            <m:r>
                              <w:rPr>
                                <w:rFonts w:ascii="Cambria Math" w:hAnsi="Cambria Math" w:cs="Calibri"/>
                                <w:noProof/>
                                <w:sz w:val="16"/>
                                <w:szCs w:val="16"/>
                                <w:lang w:val="en-US"/>
                              </w:rPr>
                              <m:t>2</m:t>
                            </m:r>
                          </m:sup>
                        </m:sSup>
                        <m:r>
                          <w:rPr>
                            <w:rFonts w:ascii="Cambria Math" w:hAnsi="Cambria Math" w:cs="Calibri"/>
                            <w:noProof/>
                            <w:sz w:val="16"/>
                            <w:szCs w:val="16"/>
                            <w:lang w:val="en-US"/>
                          </w:rPr>
                          <m:t>+E</m:t>
                        </m:r>
                        <m:d>
                          <m:dPr>
                            <m:begChr m:val="["/>
                            <m:endChr m:val="]"/>
                            <m:ctrlPr>
                              <w:rPr>
                                <w:rFonts w:ascii="Cambria Math" w:hAnsi="Cambria Math" w:cs="Calibri"/>
                                <w:i/>
                                <w:noProof/>
                                <w:sz w:val="16"/>
                                <w:szCs w:val="16"/>
                                <w:lang w:val="en-US"/>
                              </w:rPr>
                            </m:ctrlPr>
                          </m:d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d>
                        <m:r>
                          <w:rPr>
                            <w:rFonts w:ascii="Cambria Math" w:hAnsi="Cambria Math" w:cs="Calibri"/>
                            <w:noProof/>
                            <w:sz w:val="16"/>
                            <w:szCs w:val="16"/>
                            <w:lang w:val="en-US"/>
                          </w:rPr>
                          <m:t>+p2(t)</m:t>
                        </m:r>
                      </m:e>
                    </m:eqArr>
                  </m:e>
                </m:d>
              </m:oMath>
            </m:oMathPara>
          </w:p>
        </w:tc>
      </w:tr>
      <w:tr w:rsidR="003D4A22" w:rsidRPr="000B3348" w14:paraId="01AD3B58" w14:textId="77777777" w:rsidTr="000E2AFB">
        <w:trPr>
          <w:trHeight w:val="1814"/>
        </w:trPr>
        <w:tc>
          <w:tcPr>
            <w:tcW w:w="692" w:type="pct"/>
            <w:vAlign w:val="center"/>
          </w:tcPr>
          <w:p w14:paraId="35D45D72"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Container</w:t>
            </w:r>
          </w:p>
          <w:p w14:paraId="2F11A719"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Eq. 7</w:t>
            </w:r>
          </w:p>
        </w:tc>
        <w:tc>
          <w:tcPr>
            <w:tcW w:w="844" w:type="pct"/>
            <w:vAlign w:val="center"/>
          </w:tcPr>
          <w:p w14:paraId="534424E6" w14:textId="77777777" w:rsidR="003D4A22" w:rsidRPr="000B3348" w:rsidRDefault="003D4A22" w:rsidP="0050369C">
            <w:pPr>
              <w:pStyle w:val="NoSpacing"/>
              <w:spacing w:before="0"/>
              <w:jc w:val="center"/>
              <w:rPr>
                <w:rFonts w:ascii="Calibri" w:hAnsi="Calibri" w:cs="Calibri"/>
                <w:noProof/>
                <w:sz w:val="20"/>
                <w:szCs w:val="20"/>
                <w:lang w:val="en-US"/>
              </w:rPr>
            </w:pPr>
            <w:r w:rsidRPr="000B3348">
              <w:rPr>
                <w:rFonts w:ascii="Calibri" w:hAnsi="Calibri" w:cs="Calibri"/>
                <w:noProof/>
                <w:sz w:val="20"/>
                <w:szCs w:val="20"/>
              </w:rPr>
              <w:drawing>
                <wp:inline distT="0" distB="0" distL="0" distR="0" wp14:anchorId="493F9EF6" wp14:editId="28C21770">
                  <wp:extent cx="601345" cy="792000"/>
                  <wp:effectExtent l="0" t="0" r="0" b="0"/>
                  <wp:docPr id="982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454" name=""/>
                          <pic:cNvPicPr/>
                        </pic:nvPicPr>
                        <pic:blipFill rotWithShape="1">
                          <a:blip r:embed="rId28"/>
                          <a:srcRect t="-2" b="-4965"/>
                          <a:stretch/>
                        </pic:blipFill>
                        <pic:spPr bwMode="auto">
                          <a:xfrm>
                            <a:off x="0" y="0"/>
                            <a:ext cx="640522" cy="843598"/>
                          </a:xfrm>
                          <a:prstGeom prst="rect">
                            <a:avLst/>
                          </a:prstGeom>
                          <a:ln>
                            <a:noFill/>
                          </a:ln>
                          <a:extLst>
                            <a:ext uri="{53640926-AAD7-44D8-BBD7-CCE9431645EC}">
                              <a14:shadowObscured xmlns:a14="http://schemas.microsoft.com/office/drawing/2010/main"/>
                            </a:ext>
                          </a:extLst>
                        </pic:spPr>
                      </pic:pic>
                    </a:graphicData>
                  </a:graphic>
                </wp:inline>
              </w:drawing>
            </w:r>
          </w:p>
        </w:tc>
        <w:tc>
          <w:tcPr>
            <w:tcW w:w="1142" w:type="pct"/>
            <w:vAlign w:val="center"/>
          </w:tcPr>
          <w:p w14:paraId="78487BF2"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rPr>
              <w:drawing>
                <wp:inline distT="0" distB="0" distL="0" distR="0" wp14:anchorId="3909F5E2" wp14:editId="4E2AC2E8">
                  <wp:extent cx="1177290" cy="951865"/>
                  <wp:effectExtent l="0" t="0" r="0" b="0"/>
                  <wp:docPr id="1618644157"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44157" name="Graphic 1618644157"/>
                          <pic:cNvPicPr/>
                        </pic:nvPicPr>
                        <pic:blipFill>
                          <a:blip r:embed="rId26">
                            <a:extLst>
                              <a:ext uri="{96DAC541-7B7A-43D3-8B79-37D633B846F1}">
                                <asvg:svgBlip xmlns:asvg="http://schemas.microsoft.com/office/drawing/2016/SVG/main" r:embed="rId27"/>
                              </a:ext>
                            </a:extLst>
                          </a:blip>
                          <a:stretch>
                            <a:fillRect/>
                          </a:stretch>
                        </pic:blipFill>
                        <pic:spPr>
                          <a:xfrm>
                            <a:off x="0" y="0"/>
                            <a:ext cx="1177290" cy="951865"/>
                          </a:xfrm>
                          <a:prstGeom prst="rect">
                            <a:avLst/>
                          </a:prstGeom>
                        </pic:spPr>
                      </pic:pic>
                    </a:graphicData>
                  </a:graphic>
                </wp:inline>
              </w:drawing>
            </w:r>
          </w:p>
        </w:tc>
        <w:tc>
          <w:tcPr>
            <w:tcW w:w="2321" w:type="pct"/>
            <w:vAlign w:val="center"/>
          </w:tcPr>
          <w:p w14:paraId="0FC7DE70" w14:textId="37D60CDC" w:rsidR="003D4A22" w:rsidRPr="000B3348" w:rsidRDefault="00000000" w:rsidP="00E26FD8">
            <w:pPr>
              <w:pStyle w:val="NoSpacing"/>
              <w:spacing w:before="0"/>
              <w:jc w:val="both"/>
              <w:rPr>
                <w:rFonts w:ascii="Calibri" w:hAnsi="Calibri" w:cs="Calibri"/>
                <w:noProof/>
                <w:sz w:val="16"/>
                <w:szCs w:val="16"/>
                <w:lang w:val="en-US"/>
              </w:rPr>
            </w:pPr>
            <m:oMathPara>
              <m:oMath>
                <m:d>
                  <m:dPr>
                    <m:begChr m:val="{"/>
                    <m:endChr m:val=""/>
                    <m:ctrlPr>
                      <w:rPr>
                        <w:rFonts w:ascii="Cambria Math" w:eastAsiaTheme="minorHAnsi" w:hAnsi="Cambria Math" w:cs="Calibri"/>
                        <w:i/>
                        <w:noProof/>
                        <w:kern w:val="2"/>
                        <w:sz w:val="16"/>
                        <w:szCs w:val="16"/>
                        <w:lang w:val="en-US"/>
                        <w14:ligatures w14:val="standardContextual"/>
                      </w:rPr>
                    </m:ctrlPr>
                  </m:dPr>
                  <m:e>
                    <m:eqArr>
                      <m:eqArrPr>
                        <m:ctrlPr>
                          <w:rPr>
                            <w:rFonts w:ascii="Cambria Math" w:eastAsiaTheme="minorHAnsi" w:hAnsi="Cambria Math" w:cs="Calibri"/>
                            <w:i/>
                            <w:noProof/>
                            <w:kern w:val="2"/>
                            <w:sz w:val="16"/>
                            <w:szCs w:val="16"/>
                            <w:lang w:val="en-US"/>
                            <w14:ligatures w14:val="standardContextual"/>
                          </w:rPr>
                        </m:ctrlPr>
                      </m:eqArrPr>
                      <m:e>
                        <m:r>
                          <w:rPr>
                            <w:rFonts w:ascii="Cambria Math" w:eastAsiaTheme="minorHAnsi" w:hAnsi="Cambria Math" w:cs="Calibri"/>
                            <w:noProof/>
                            <w:kern w:val="2"/>
                            <w:sz w:val="16"/>
                            <w:szCs w:val="16"/>
                            <w:lang w:val="en-US"/>
                            <w14:ligatures w14:val="standardContextual"/>
                          </w:rPr>
                          <m:t>v</m:t>
                        </m:r>
                        <m:d>
                          <m:dPr>
                            <m:ctrlPr>
                              <w:rPr>
                                <w:rFonts w:ascii="Cambria Math" w:eastAsiaTheme="minorHAnsi" w:hAnsi="Cambria Math" w:cs="Calibri"/>
                                <w:i/>
                                <w:noProof/>
                                <w:kern w:val="2"/>
                                <w:sz w:val="16"/>
                                <w:szCs w:val="16"/>
                                <w:lang w:val="en-US"/>
                                <w14:ligatures w14:val="standardContextual"/>
                              </w:rPr>
                            </m:ctrlPr>
                          </m:dPr>
                          <m:e>
                            <m:r>
                              <w:rPr>
                                <w:rFonts w:ascii="Cambria Math" w:eastAsiaTheme="minorHAnsi" w:hAnsi="Cambria Math" w:cs="Calibri"/>
                                <w:noProof/>
                                <w:kern w:val="2"/>
                                <w:sz w:val="16"/>
                                <w:szCs w:val="16"/>
                                <w:lang w:val="en-US"/>
                                <w14:ligatures w14:val="standardContextual"/>
                              </w:rPr>
                              <m:t>t</m:t>
                            </m:r>
                          </m:e>
                        </m:d>
                        <m:r>
                          <w:rPr>
                            <w:rFonts w:ascii="Cambria Math" w:eastAsiaTheme="minorHAnsi" w:hAnsi="Cambria Math" w:cs="Calibri"/>
                            <w:noProof/>
                            <w:kern w:val="2"/>
                            <w:sz w:val="16"/>
                            <w:szCs w:val="16"/>
                            <w:lang w:val="en-US"/>
                            <w14:ligatures w14:val="standardContextual"/>
                          </w:rPr>
                          <m:t>=</m:t>
                        </m:r>
                        <m:nary>
                          <m:naryPr>
                            <m:chr m:val="∑"/>
                            <m:limLoc m:val="undOvr"/>
                            <m:subHide m:val="1"/>
                            <m:supHide m:val="1"/>
                            <m:ctrlPr>
                              <w:rPr>
                                <w:rFonts w:ascii="Cambria Math" w:eastAsiaTheme="minorHAnsi" w:hAnsi="Cambria Math" w:cs="Calibri"/>
                                <w:i/>
                                <w:noProof/>
                                <w:kern w:val="2"/>
                                <w:sz w:val="16"/>
                                <w:szCs w:val="16"/>
                                <w:lang w:val="en-US"/>
                                <w14:ligatures w14:val="standardContextual"/>
                              </w:rPr>
                            </m:ctrlPr>
                          </m:naryPr>
                          <m:sub/>
                          <m:sup/>
                          <m:e>
                            <m:sSub>
                              <m:sSubPr>
                                <m:ctrlPr>
                                  <w:rPr>
                                    <w:rFonts w:ascii="Cambria Math" w:eastAsiaTheme="minorHAnsi" w:hAnsi="Cambria Math" w:cs="Calibri"/>
                                    <w:i/>
                                    <w:noProof/>
                                    <w:kern w:val="2"/>
                                    <w:sz w:val="16"/>
                                    <w:szCs w:val="16"/>
                                    <w:lang w:val="en-US"/>
                                    <w14:ligatures w14:val="standardContextual"/>
                                  </w:rPr>
                                </m:ctrlPr>
                              </m:sSubPr>
                              <m:e>
                                <m:r>
                                  <w:rPr>
                                    <w:rFonts w:ascii="Cambria Math" w:eastAsiaTheme="minorHAnsi" w:hAnsi="Cambria Math" w:cs="Calibri"/>
                                    <w:noProof/>
                                    <w:kern w:val="2"/>
                                    <w:sz w:val="16"/>
                                    <w:szCs w:val="16"/>
                                    <w:lang w:val="en-US"/>
                                    <w14:ligatures w14:val="standardContextual"/>
                                  </w:rPr>
                                  <m:t>v</m:t>
                                </m:r>
                              </m:e>
                              <m:sub>
                                <m:r>
                                  <w:rPr>
                                    <w:rFonts w:ascii="Cambria Math" w:eastAsiaTheme="minorHAnsi" w:hAnsi="Cambria Math" w:cs="Calibri"/>
                                    <w:noProof/>
                                    <w:kern w:val="2"/>
                                    <w:sz w:val="16"/>
                                    <w:szCs w:val="16"/>
                                    <w:lang w:val="en-US"/>
                                    <w14:ligatures w14:val="standardContextual"/>
                                  </w:rPr>
                                  <m:t>n</m:t>
                                </m:r>
                              </m:sub>
                            </m:sSub>
                            <m:r>
                              <w:rPr>
                                <w:rFonts w:ascii="Cambria Math" w:eastAsiaTheme="minorHAnsi" w:hAnsi="Cambria Math" w:cs="Calibri"/>
                                <w:noProof/>
                                <w:kern w:val="2"/>
                                <w:sz w:val="16"/>
                                <w:szCs w:val="16"/>
                                <w:lang w:val="en-US"/>
                                <w14:ligatures w14:val="standardContextual"/>
                              </w:rPr>
                              <m:t>(t)</m:t>
                            </m:r>
                          </m:e>
                        </m:nary>
                      </m:e>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ctrlPr>
                          <w:rPr>
                            <w:rFonts w:ascii="Cambria Math" w:eastAsia="Cambria Math" w:hAnsi="Cambria Math" w:cs="Calibri"/>
                            <w:i/>
                            <w:noProof/>
                            <w:sz w:val="16"/>
                            <w:szCs w:val="16"/>
                            <w:lang w:val="en-US"/>
                          </w:rPr>
                        </m:ctrlPr>
                      </m:e>
                      <m:e>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p</m:t>
                            </m:r>
                          </m:e>
                          <m:sub>
                            <m:r>
                              <w:rPr>
                                <w:rFonts w:ascii="Cambria Math" w:hAnsi="Cambria Math" w:cs="Calibri"/>
                                <w:noProof/>
                                <w:sz w:val="16"/>
                                <w:szCs w:val="16"/>
                                <w:lang w:val="en-US"/>
                              </w:rPr>
                              <m:t>1</m:t>
                            </m:r>
                          </m:sub>
                        </m:sSub>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K</m:t>
                            </m:r>
                          </m:e>
                          <m:sub>
                            <m:r>
                              <w:rPr>
                                <w:rFonts w:ascii="Cambria Math" w:hAnsi="Cambria Math" w:cs="Calibri"/>
                                <w:noProof/>
                                <w:sz w:val="16"/>
                                <w:szCs w:val="16"/>
                                <w:lang w:val="en-US"/>
                              </w:rPr>
                              <m:t>2</m:t>
                            </m:r>
                          </m:sub>
                        </m:sSub>
                        <m:sSup>
                          <m:sSupPr>
                            <m:ctrlPr>
                              <w:rPr>
                                <w:rFonts w:ascii="Cambria Math" w:eastAsiaTheme="minorHAnsi" w:hAnsi="Cambria Math" w:cs="Calibri"/>
                                <w:i/>
                                <w:noProof/>
                                <w:kern w:val="2"/>
                                <w:sz w:val="16"/>
                                <w:szCs w:val="16"/>
                                <w:lang w:val="en-US"/>
                                <w14:ligatures w14:val="standardContextual"/>
                              </w:rPr>
                            </m:ctrlPr>
                          </m:sSup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sup>
                            <m:r>
                              <w:rPr>
                                <w:rFonts w:ascii="Cambria Math" w:hAnsi="Cambria Math" w:cs="Calibri"/>
                                <w:noProof/>
                                <w:sz w:val="16"/>
                                <w:szCs w:val="16"/>
                                <w:lang w:val="en-US"/>
                              </w:rPr>
                              <m:t>2</m:t>
                            </m:r>
                          </m:sup>
                        </m:sSup>
                        <m:r>
                          <w:rPr>
                            <w:rFonts w:ascii="Cambria Math" w:hAnsi="Cambria Math" w:cs="Calibri"/>
                            <w:noProof/>
                            <w:sz w:val="16"/>
                            <w:szCs w:val="16"/>
                            <w:lang w:val="en-US"/>
                          </w:rPr>
                          <m:t>+E</m:t>
                        </m:r>
                        <m:d>
                          <m:dPr>
                            <m:begChr m:val="["/>
                            <m:endChr m:val="]"/>
                            <m:ctrlPr>
                              <w:rPr>
                                <w:rFonts w:ascii="Cambria Math" w:hAnsi="Cambria Math" w:cs="Calibri"/>
                                <w:i/>
                                <w:noProof/>
                                <w:sz w:val="16"/>
                                <w:szCs w:val="16"/>
                                <w:lang w:val="en-US"/>
                              </w:rPr>
                            </m:ctrlPr>
                          </m:d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d>
                        <m:r>
                          <w:rPr>
                            <w:rFonts w:ascii="Cambria Math" w:hAnsi="Cambria Math" w:cs="Calibri"/>
                            <w:noProof/>
                            <w:sz w:val="16"/>
                            <w:szCs w:val="16"/>
                            <w:lang w:val="en-US"/>
                          </w:rPr>
                          <m:t>+p2(t)</m:t>
                        </m:r>
                        <m:ctrlPr>
                          <w:rPr>
                            <w:rFonts w:ascii="Cambria Math" w:eastAsia="Cambria Math" w:hAnsi="Cambria Math" w:cs="Calibri"/>
                            <w:i/>
                            <w:noProof/>
                            <w:sz w:val="16"/>
                            <w:szCs w:val="16"/>
                            <w:lang w:val="en-US"/>
                          </w:rPr>
                        </m:ctrlPr>
                      </m:e>
                      <m:e>
                        <m:r>
                          <w:rPr>
                            <w:rFonts w:ascii="Cambria Math" w:eastAsia="Cambria Math" w:hAnsi="Cambria Math" w:cs="Calibri"/>
                            <w:noProof/>
                            <w:sz w:val="16"/>
                            <w:szCs w:val="16"/>
                            <w:lang w:val="en-US"/>
                          </w:rPr>
                          <m:t xml:space="preserve"> </m:t>
                        </m:r>
                        <m:ctrlPr>
                          <w:rPr>
                            <w:rFonts w:ascii="Cambria Math" w:eastAsia="Cambria Math" w:hAnsi="Cambria Math" w:cs="Calibri"/>
                            <w:i/>
                            <w:noProof/>
                            <w:sz w:val="16"/>
                            <w:szCs w:val="16"/>
                            <w:lang w:val="en-US"/>
                          </w:rPr>
                        </m:ctrlPr>
                      </m:e>
                      <m:e>
                        <m:r>
                          <w:rPr>
                            <w:rFonts w:ascii="Cambria Math" w:eastAsia="Cambria Math" w:hAnsi="Cambria Math" w:cs="Calibri"/>
                            <w:noProof/>
                            <w:sz w:val="16"/>
                            <w:szCs w:val="16"/>
                            <w:lang w:val="en-US"/>
                          </w:rPr>
                          <m:t>v</m:t>
                        </m:r>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&lt;UV&lt;0</m:t>
                        </m:r>
                        <m:ctrlPr>
                          <w:rPr>
                            <w:rFonts w:ascii="Cambria Math" w:eastAsia="Cambria Math" w:hAnsi="Cambria Math" w:cs="Calibri"/>
                            <w:i/>
                            <w:noProof/>
                            <w:sz w:val="16"/>
                            <w:szCs w:val="16"/>
                            <w:lang w:val="en-US"/>
                          </w:rPr>
                        </m:ctrlPr>
                      </m:e>
                      <m:e>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p</m:t>
                            </m:r>
                          </m:e>
                          <m:sub>
                            <m:r>
                              <w:rPr>
                                <w:rFonts w:ascii="Cambria Math" w:hAnsi="Cambria Math" w:cs="Calibri"/>
                                <w:noProof/>
                                <w:sz w:val="16"/>
                                <w:szCs w:val="16"/>
                                <w:lang w:val="en-US"/>
                              </w:rPr>
                              <m:t>1</m:t>
                            </m:r>
                          </m:sub>
                        </m:sSub>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-K</m:t>
                            </m:r>
                          </m:e>
                          <m:sub>
                            <m:r>
                              <w:rPr>
                                <w:rFonts w:ascii="Cambria Math" w:hAnsi="Cambria Math" w:cs="Calibri"/>
                                <w:noProof/>
                                <w:sz w:val="16"/>
                                <w:szCs w:val="16"/>
                                <w:lang w:val="en-US"/>
                              </w:rPr>
                              <m:t>2</m:t>
                            </m:r>
                          </m:sub>
                        </m:sSub>
                        <m:sSup>
                          <m:sSupPr>
                            <m:ctrlPr>
                              <w:rPr>
                                <w:rFonts w:ascii="Cambria Math" w:eastAsiaTheme="minorHAnsi" w:hAnsi="Cambria Math" w:cs="Calibri"/>
                                <w:i/>
                                <w:noProof/>
                                <w:kern w:val="2"/>
                                <w:sz w:val="16"/>
                                <w:szCs w:val="16"/>
                                <w:lang w:val="en-US"/>
                                <w14:ligatures w14:val="standardContextual"/>
                              </w:rPr>
                            </m:ctrlPr>
                          </m:sSup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sup>
                            <m:r>
                              <w:rPr>
                                <w:rFonts w:ascii="Cambria Math" w:hAnsi="Cambria Math" w:cs="Calibri"/>
                                <w:noProof/>
                                <w:sz w:val="16"/>
                                <w:szCs w:val="16"/>
                                <w:lang w:val="en-US"/>
                              </w:rPr>
                              <m:t>2</m:t>
                            </m:r>
                          </m:sup>
                        </m:sSup>
                        <m:r>
                          <w:rPr>
                            <w:rFonts w:ascii="Cambria Math" w:hAnsi="Cambria Math" w:cs="Calibri"/>
                            <w:noProof/>
                            <w:sz w:val="16"/>
                            <w:szCs w:val="16"/>
                            <w:lang w:val="en-US"/>
                          </w:rPr>
                          <m:t>+E</m:t>
                        </m:r>
                        <m:d>
                          <m:dPr>
                            <m:begChr m:val="["/>
                            <m:endChr m:val="]"/>
                            <m:ctrlPr>
                              <w:rPr>
                                <w:rFonts w:ascii="Cambria Math" w:hAnsi="Cambria Math" w:cs="Calibri"/>
                                <w:i/>
                                <w:noProof/>
                                <w:sz w:val="16"/>
                                <w:szCs w:val="16"/>
                                <w:lang w:val="en-US"/>
                              </w:rPr>
                            </m:ctrlPr>
                          </m:d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d>
                        <m:r>
                          <w:rPr>
                            <w:rFonts w:ascii="Cambria Math" w:hAnsi="Cambria Math" w:cs="Calibri"/>
                            <w:noProof/>
                            <w:sz w:val="16"/>
                            <w:szCs w:val="16"/>
                            <w:lang w:val="en-US"/>
                          </w:rPr>
                          <m:t>+p2(t)</m:t>
                        </m:r>
                      </m:e>
                    </m:eqArr>
                  </m:e>
                </m:d>
              </m:oMath>
            </m:oMathPara>
          </w:p>
        </w:tc>
      </w:tr>
      <w:tr w:rsidR="003D4A22" w:rsidRPr="000B3348" w14:paraId="390FE07F" w14:textId="77777777" w:rsidTr="000E2AFB">
        <w:trPr>
          <w:trHeight w:val="1814"/>
        </w:trPr>
        <w:tc>
          <w:tcPr>
            <w:tcW w:w="692" w:type="pct"/>
            <w:vAlign w:val="center"/>
          </w:tcPr>
          <w:p w14:paraId="6DCA4B79"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Time-varying elastance</w:t>
            </w:r>
          </w:p>
          <w:p w14:paraId="04BE5D1F"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Eq. 8</w:t>
            </w:r>
          </w:p>
        </w:tc>
        <w:tc>
          <w:tcPr>
            <w:tcW w:w="844" w:type="pct"/>
            <w:vAlign w:val="center"/>
          </w:tcPr>
          <w:p w14:paraId="1607118E" w14:textId="77777777" w:rsidR="003D4A22" w:rsidRPr="000B3348" w:rsidRDefault="003D4A22" w:rsidP="0050369C">
            <w:pPr>
              <w:pStyle w:val="NoSpacing"/>
              <w:spacing w:before="0"/>
              <w:jc w:val="center"/>
              <w:rPr>
                <w:rFonts w:ascii="Calibri" w:hAnsi="Calibri" w:cs="Calibri"/>
                <w:noProof/>
                <w:sz w:val="20"/>
                <w:szCs w:val="20"/>
                <w:lang w:val="en-US"/>
              </w:rPr>
            </w:pPr>
            <w:r w:rsidRPr="000B3348">
              <w:rPr>
                <w:rFonts w:ascii="Calibri" w:hAnsi="Calibri" w:cs="Calibri"/>
                <w:noProof/>
                <w:sz w:val="20"/>
                <w:szCs w:val="20"/>
              </w:rPr>
              <w:drawing>
                <wp:inline distT="0" distB="0" distL="0" distR="0" wp14:anchorId="59841605" wp14:editId="3B4DB28E">
                  <wp:extent cx="606808" cy="745067"/>
                  <wp:effectExtent l="0" t="0" r="3175" b="4445"/>
                  <wp:docPr id="9805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0129" name=""/>
                          <pic:cNvPicPr/>
                        </pic:nvPicPr>
                        <pic:blipFill>
                          <a:blip r:embed="rId29"/>
                          <a:stretch>
                            <a:fillRect/>
                          </a:stretch>
                        </pic:blipFill>
                        <pic:spPr>
                          <a:xfrm>
                            <a:off x="0" y="0"/>
                            <a:ext cx="627488" cy="770459"/>
                          </a:xfrm>
                          <a:prstGeom prst="rect">
                            <a:avLst/>
                          </a:prstGeom>
                        </pic:spPr>
                      </pic:pic>
                    </a:graphicData>
                  </a:graphic>
                </wp:inline>
              </w:drawing>
            </w:r>
          </w:p>
        </w:tc>
        <w:tc>
          <w:tcPr>
            <w:tcW w:w="1142" w:type="pct"/>
            <w:vAlign w:val="center"/>
          </w:tcPr>
          <w:p w14:paraId="28393D4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rPr>
              <w:drawing>
                <wp:inline distT="0" distB="0" distL="0" distR="0" wp14:anchorId="2EC7CB47" wp14:editId="41CE2687">
                  <wp:extent cx="1174590" cy="949813"/>
                  <wp:effectExtent l="0" t="0" r="0" b="0"/>
                  <wp:docPr id="1726521256" name="Graphic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21256" name="Graphic 1726521256"/>
                          <pic:cNvPicPr/>
                        </pic:nvPicPr>
                        <pic:blipFill>
                          <a:blip r:embed="rId30">
                            <a:extLst>
                              <a:ext uri="{96DAC541-7B7A-43D3-8B79-37D633B846F1}">
                                <asvg:svgBlip xmlns:asvg="http://schemas.microsoft.com/office/drawing/2016/SVG/main" r:embed="rId31"/>
                              </a:ext>
                            </a:extLst>
                          </a:blip>
                          <a:stretch>
                            <a:fillRect/>
                          </a:stretch>
                        </pic:blipFill>
                        <pic:spPr>
                          <a:xfrm>
                            <a:off x="0" y="0"/>
                            <a:ext cx="1212242" cy="980260"/>
                          </a:xfrm>
                          <a:prstGeom prst="rect">
                            <a:avLst/>
                          </a:prstGeom>
                        </pic:spPr>
                      </pic:pic>
                    </a:graphicData>
                  </a:graphic>
                </wp:inline>
              </w:drawing>
            </w:r>
          </w:p>
        </w:tc>
        <w:tc>
          <w:tcPr>
            <w:tcW w:w="2321" w:type="pct"/>
            <w:vAlign w:val="center"/>
          </w:tcPr>
          <w:p w14:paraId="36F03AE3" w14:textId="77777777" w:rsidR="003D4A22" w:rsidRPr="000B3348" w:rsidRDefault="00000000" w:rsidP="00E26FD8">
            <w:pPr>
              <w:pStyle w:val="NoSpacing"/>
              <w:spacing w:before="0"/>
              <w:jc w:val="both"/>
              <w:rPr>
                <w:rFonts w:ascii="Calibri" w:hAnsi="Calibri" w:cs="Calibri"/>
                <w:noProof/>
                <w:sz w:val="20"/>
                <w:szCs w:val="20"/>
                <w:lang w:val="en-US"/>
              </w:rPr>
            </w:pPr>
            <m:oMathPara>
              <m:oMath>
                <m:d>
                  <m:dPr>
                    <m:begChr m:val="{"/>
                    <m:endChr m:val=""/>
                    <m:ctrlPr>
                      <w:rPr>
                        <w:rFonts w:ascii="Cambria Math" w:eastAsiaTheme="minorHAnsi" w:hAnsi="Cambria Math" w:cs="Calibri"/>
                        <w:i/>
                        <w:noProof/>
                        <w:kern w:val="2"/>
                        <w:sz w:val="16"/>
                        <w:szCs w:val="16"/>
                        <w:lang w:val="en-US"/>
                        <w14:ligatures w14:val="standardContextual"/>
                      </w:rPr>
                    </m:ctrlPr>
                  </m:dPr>
                  <m:e>
                    <m:eqArr>
                      <m:eqArrPr>
                        <m:ctrlPr>
                          <w:rPr>
                            <w:rFonts w:ascii="Cambria Math" w:eastAsiaTheme="minorHAnsi" w:hAnsi="Cambria Math" w:cs="Calibri"/>
                            <w:i/>
                            <w:noProof/>
                            <w:kern w:val="2"/>
                            <w:sz w:val="16"/>
                            <w:szCs w:val="16"/>
                            <w:lang w:val="en-US"/>
                            <w14:ligatures w14:val="standardContextual"/>
                          </w:rPr>
                        </m:ctrlPr>
                      </m:eqArr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e>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p</m:t>
                            </m:r>
                          </m:e>
                          <m:sub>
                            <m:r>
                              <w:rPr>
                                <w:rFonts w:ascii="Cambria Math" w:hAnsi="Cambria Math" w:cs="Calibri"/>
                                <w:noProof/>
                                <w:sz w:val="16"/>
                                <w:szCs w:val="16"/>
                                <w:lang w:val="en-US"/>
                              </w:rPr>
                              <m:t>ed</m:t>
                            </m:r>
                          </m:sub>
                        </m:sSub>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K</m:t>
                            </m:r>
                          </m:e>
                          <m:sub>
                            <m:r>
                              <w:rPr>
                                <w:rFonts w:ascii="Cambria Math" w:hAnsi="Cambria Math" w:cs="Calibri"/>
                                <w:noProof/>
                                <w:sz w:val="16"/>
                                <w:szCs w:val="16"/>
                                <w:lang w:val="en-US"/>
                              </w:rPr>
                              <m:t>2</m:t>
                            </m:r>
                          </m:sub>
                        </m:sSub>
                        <m:sSup>
                          <m:sSupPr>
                            <m:ctrlPr>
                              <w:rPr>
                                <w:rFonts w:ascii="Cambria Math" w:eastAsiaTheme="minorHAnsi" w:hAnsi="Cambria Math" w:cs="Calibri"/>
                                <w:i/>
                                <w:noProof/>
                                <w:kern w:val="2"/>
                                <w:sz w:val="16"/>
                                <w:szCs w:val="16"/>
                                <w:lang w:val="en-US"/>
                                <w14:ligatures w14:val="standardContextual"/>
                              </w:rPr>
                            </m:ctrlPr>
                          </m:sSup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sup>
                            <m:r>
                              <w:rPr>
                                <w:rFonts w:ascii="Cambria Math" w:hAnsi="Cambria Math" w:cs="Calibri"/>
                                <w:noProof/>
                                <w:sz w:val="16"/>
                                <w:szCs w:val="16"/>
                                <w:lang w:val="en-US"/>
                              </w:rPr>
                              <m:t>2</m:t>
                            </m:r>
                          </m:sup>
                        </m:sSup>
                        <m:r>
                          <w:rPr>
                            <w:rFonts w:ascii="Cambria Math" w:hAnsi="Cambria Math" w:cs="Calibri"/>
                            <w:noProof/>
                            <w:sz w:val="16"/>
                            <w:szCs w:val="16"/>
                            <w:lang w:val="en-US"/>
                          </w:rPr>
                          <m:t>+</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E</m:t>
                            </m:r>
                          </m:e>
                          <m:sub>
                            <m:r>
                              <w:rPr>
                                <w:rFonts w:ascii="Cambria Math" w:hAnsi="Cambria Math" w:cs="Calibri"/>
                                <w:noProof/>
                                <w:sz w:val="16"/>
                                <w:szCs w:val="16"/>
                                <w:lang w:val="en-US"/>
                              </w:rPr>
                              <m:t>min</m:t>
                            </m:r>
                          </m:sub>
                        </m:sSub>
                        <m:d>
                          <m:dPr>
                            <m:begChr m:val="["/>
                            <m:endChr m:val="]"/>
                            <m:ctrlPr>
                              <w:rPr>
                                <w:rFonts w:ascii="Cambria Math" w:hAnsi="Cambria Math" w:cs="Calibri"/>
                                <w:i/>
                                <w:noProof/>
                                <w:sz w:val="16"/>
                                <w:szCs w:val="16"/>
                                <w:lang w:val="en-US"/>
                              </w:rPr>
                            </m:ctrlPr>
                          </m:d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d>
                        <m:ctrlPr>
                          <w:rPr>
                            <w:rFonts w:ascii="Cambria Math" w:eastAsia="Cambria Math" w:hAnsi="Cambria Math" w:cs="Calibri"/>
                            <w:i/>
                            <w:noProof/>
                            <w:sz w:val="16"/>
                            <w:szCs w:val="16"/>
                            <w:lang w:val="en-US"/>
                          </w:rPr>
                        </m:ctrlPr>
                      </m:e>
                      <m:e>
                        <m:r>
                          <w:rPr>
                            <w:rFonts w:ascii="Cambria Math" w:eastAsia="Cambria Math" w:hAnsi="Cambria Math" w:cs="Calibri"/>
                            <w:noProof/>
                            <w:sz w:val="16"/>
                            <w:szCs w:val="16"/>
                            <w:lang w:val="en-US"/>
                          </w:rPr>
                          <m:t xml:space="preserve"> </m:t>
                        </m:r>
                        <m:sSub>
                          <m:sSubPr>
                            <m:ctrlPr>
                              <w:rPr>
                                <w:rFonts w:ascii="Cambria Math" w:eastAsia="Cambria Math" w:hAnsi="Cambria Math" w:cs="Calibri"/>
                                <w:i/>
                                <w:noProof/>
                                <w:kern w:val="2"/>
                                <w:sz w:val="16"/>
                                <w:szCs w:val="16"/>
                                <w:lang w:val="en-US"/>
                                <w14:ligatures w14:val="standardContextual"/>
                              </w:rPr>
                            </m:ctrlPr>
                          </m:sSubPr>
                          <m:e>
                            <m:r>
                              <w:rPr>
                                <w:rFonts w:ascii="Cambria Math" w:eastAsia="Cambria Math" w:hAnsi="Cambria Math" w:cs="Calibri"/>
                                <w:noProof/>
                                <w:sz w:val="16"/>
                                <w:szCs w:val="16"/>
                                <w:lang w:val="en-US"/>
                              </w:rPr>
                              <m:t>p</m:t>
                            </m:r>
                          </m:e>
                          <m:sub>
                            <m:r>
                              <w:rPr>
                                <w:rFonts w:ascii="Cambria Math" w:eastAsia="Cambria Math" w:hAnsi="Cambria Math" w:cs="Calibri"/>
                                <w:noProof/>
                                <w:sz w:val="16"/>
                                <w:szCs w:val="16"/>
                                <w:lang w:val="en-US"/>
                              </w:rPr>
                              <m:t>ms</m:t>
                            </m:r>
                          </m:sub>
                        </m:sSub>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m:t>
                        </m:r>
                        <m:sSub>
                          <m:sSubPr>
                            <m:ctrlPr>
                              <w:rPr>
                                <w:rFonts w:ascii="Cambria Math" w:eastAsia="Cambria Math" w:hAnsi="Cambria Math" w:cs="Calibri"/>
                                <w:i/>
                                <w:noProof/>
                                <w:kern w:val="2"/>
                                <w:sz w:val="16"/>
                                <w:szCs w:val="16"/>
                                <w:lang w:val="en-US"/>
                                <w14:ligatures w14:val="standardContextual"/>
                              </w:rPr>
                            </m:ctrlPr>
                          </m:sSubPr>
                          <m:e>
                            <m:r>
                              <w:rPr>
                                <w:rFonts w:ascii="Cambria Math" w:eastAsia="Cambria Math" w:hAnsi="Cambria Math" w:cs="Calibri"/>
                                <w:noProof/>
                                <w:sz w:val="16"/>
                                <w:szCs w:val="16"/>
                                <w:lang w:val="en-US"/>
                              </w:rPr>
                              <m:t>e</m:t>
                            </m:r>
                          </m:e>
                          <m:sub>
                            <m:r>
                              <w:rPr>
                                <w:rFonts w:ascii="Cambria Math" w:eastAsia="Cambria Math" w:hAnsi="Cambria Math" w:cs="Calibri"/>
                                <w:noProof/>
                                <w:sz w:val="16"/>
                                <w:szCs w:val="16"/>
                                <w:lang w:val="en-US"/>
                              </w:rPr>
                              <m:t>max</m:t>
                            </m:r>
                          </m:sub>
                        </m:sSub>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n</m:t>
                            </m:r>
                          </m:e>
                        </m:d>
                        <m:d>
                          <m:dPr>
                            <m:begChr m:val="["/>
                            <m:endChr m:val="]"/>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v</m:t>
                            </m:r>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-UV</m:t>
                            </m:r>
                          </m:e>
                        </m:d>
                        <m:ctrlPr>
                          <w:rPr>
                            <w:rFonts w:ascii="Cambria Math" w:eastAsia="Cambria Math" w:hAnsi="Cambria Math" w:cs="Calibri"/>
                            <w:i/>
                            <w:noProof/>
                            <w:sz w:val="16"/>
                            <w:szCs w:val="16"/>
                            <w:lang w:val="en-US"/>
                          </w:rPr>
                        </m:ctrlPr>
                      </m:e>
                      <m:e>
                        <m:sSub>
                          <m:sSubPr>
                            <m:ctrlPr>
                              <w:rPr>
                                <w:rFonts w:ascii="Cambria Math" w:eastAsia="Cambria Math" w:hAnsi="Cambria Math" w:cs="Calibri"/>
                                <w:i/>
                                <w:noProof/>
                                <w:kern w:val="2"/>
                                <w:sz w:val="16"/>
                                <w:szCs w:val="16"/>
                                <w:lang w:val="en-US"/>
                                <w14:ligatures w14:val="standardContextual"/>
                              </w:rPr>
                            </m:ctrlPr>
                          </m:sSubPr>
                          <m:e>
                            <m:r>
                              <w:rPr>
                                <w:rFonts w:ascii="Cambria Math" w:eastAsia="Cambria Math" w:hAnsi="Cambria Math" w:cs="Calibri"/>
                                <w:noProof/>
                                <w:sz w:val="16"/>
                                <w:szCs w:val="16"/>
                                <w:lang w:val="en-US"/>
                              </w:rPr>
                              <m:t>p</m:t>
                            </m:r>
                          </m:e>
                          <m:sub>
                            <m:r>
                              <w:rPr>
                                <w:rFonts w:ascii="Cambria Math" w:eastAsia="Cambria Math" w:hAnsi="Cambria Math" w:cs="Calibri"/>
                                <w:noProof/>
                                <w:sz w:val="16"/>
                                <w:szCs w:val="16"/>
                                <w:lang w:val="en-US"/>
                              </w:rPr>
                              <m:t>1</m:t>
                            </m:r>
                          </m:sub>
                        </m:sSub>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m:t>
                        </m:r>
                        <m:d>
                          <m:dPr>
                            <m:begChr m:val="["/>
                            <m:endChr m:val="]"/>
                            <m:ctrlPr>
                              <w:rPr>
                                <w:rFonts w:ascii="Cambria Math" w:eastAsia="Cambria Math" w:hAnsi="Cambria Math" w:cs="Calibri"/>
                                <w:i/>
                                <w:noProof/>
                                <w:sz w:val="16"/>
                                <w:szCs w:val="16"/>
                                <w:lang w:val="en-US"/>
                              </w:rPr>
                            </m:ctrlPr>
                          </m:dPr>
                          <m:e>
                            <m:sSub>
                              <m:sSubPr>
                                <m:ctrlPr>
                                  <w:rPr>
                                    <w:rFonts w:ascii="Cambria Math" w:eastAsia="Cambria Math" w:hAnsi="Cambria Math" w:cs="Calibri"/>
                                    <w:i/>
                                    <w:noProof/>
                                    <w:kern w:val="2"/>
                                    <w:sz w:val="16"/>
                                    <w:szCs w:val="16"/>
                                    <w:lang w:val="en-US"/>
                                    <w14:ligatures w14:val="standardContextual"/>
                                  </w:rPr>
                                </m:ctrlPr>
                              </m:sSubPr>
                              <m:e>
                                <m:r>
                                  <w:rPr>
                                    <w:rFonts w:ascii="Cambria Math" w:eastAsia="Cambria Math" w:hAnsi="Cambria Math" w:cs="Calibri"/>
                                    <w:noProof/>
                                    <w:sz w:val="16"/>
                                    <w:szCs w:val="16"/>
                                    <w:lang w:val="en-US"/>
                                  </w:rPr>
                                  <m:t>p</m:t>
                                </m:r>
                              </m:e>
                              <m:sub>
                                <m:r>
                                  <w:rPr>
                                    <w:rFonts w:ascii="Cambria Math" w:eastAsia="Cambria Math" w:hAnsi="Cambria Math" w:cs="Calibri"/>
                                    <w:noProof/>
                                    <w:sz w:val="16"/>
                                    <w:szCs w:val="16"/>
                                    <w:lang w:val="en-US"/>
                                  </w:rPr>
                                  <m:t>ms</m:t>
                                </m:r>
                              </m:sub>
                            </m:sSub>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m:t>
                            </m:r>
                            <m:sSub>
                              <m:sSubPr>
                                <m:ctrlPr>
                                  <w:rPr>
                                    <w:rFonts w:ascii="Cambria Math" w:eastAsia="Cambria Math" w:hAnsi="Cambria Math" w:cs="Calibri"/>
                                    <w:i/>
                                    <w:noProof/>
                                    <w:kern w:val="2"/>
                                    <w:sz w:val="16"/>
                                    <w:szCs w:val="16"/>
                                    <w:lang w:val="en-US"/>
                                    <w14:ligatures w14:val="standardContextual"/>
                                  </w:rPr>
                                </m:ctrlPr>
                              </m:sSubPr>
                              <m:e>
                                <m:r>
                                  <w:rPr>
                                    <w:rFonts w:ascii="Cambria Math" w:eastAsia="Cambria Math" w:hAnsi="Cambria Math" w:cs="Calibri"/>
                                    <w:noProof/>
                                    <w:sz w:val="16"/>
                                    <w:szCs w:val="16"/>
                                    <w:lang w:val="en-US"/>
                                  </w:rPr>
                                  <m:t>p</m:t>
                                </m:r>
                              </m:e>
                              <m:sub>
                                <m:r>
                                  <w:rPr>
                                    <w:rFonts w:ascii="Cambria Math" w:eastAsia="Cambria Math" w:hAnsi="Cambria Math" w:cs="Calibri"/>
                                    <w:noProof/>
                                    <w:sz w:val="16"/>
                                    <w:szCs w:val="16"/>
                                    <w:lang w:val="en-US"/>
                                  </w:rPr>
                                  <m:t>ed</m:t>
                                </m:r>
                              </m:sub>
                            </m:sSub>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e>
                        </m:d>
                        <m:r>
                          <w:rPr>
                            <w:rFonts w:ascii="Cambria Math" w:eastAsia="Cambria Math" w:hAnsi="Cambria Math" w:cs="Calibri"/>
                            <w:noProof/>
                            <w:sz w:val="16"/>
                            <w:szCs w:val="16"/>
                            <w:lang w:val="en-US"/>
                          </w:rPr>
                          <m:t>a</m:t>
                        </m:r>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m:t>
                        </m:r>
                        <m:sSub>
                          <m:sSubPr>
                            <m:ctrlPr>
                              <w:rPr>
                                <w:rFonts w:ascii="Cambria Math" w:eastAsia="Cambria Math" w:hAnsi="Cambria Math" w:cs="Calibri"/>
                                <w:i/>
                                <w:noProof/>
                                <w:kern w:val="2"/>
                                <w:sz w:val="16"/>
                                <w:szCs w:val="16"/>
                                <w:lang w:val="en-US"/>
                                <w14:ligatures w14:val="standardContextual"/>
                              </w:rPr>
                            </m:ctrlPr>
                          </m:sSubPr>
                          <m:e>
                            <m:r>
                              <w:rPr>
                                <w:rFonts w:ascii="Cambria Math" w:eastAsia="Cambria Math" w:hAnsi="Cambria Math" w:cs="Calibri"/>
                                <w:noProof/>
                                <w:sz w:val="16"/>
                                <w:szCs w:val="16"/>
                                <w:lang w:val="en-US"/>
                              </w:rPr>
                              <m:t>p</m:t>
                            </m:r>
                          </m:e>
                          <m:sub>
                            <m:r>
                              <w:rPr>
                                <w:rFonts w:ascii="Cambria Math" w:eastAsia="Cambria Math" w:hAnsi="Cambria Math" w:cs="Calibri"/>
                                <w:noProof/>
                                <w:sz w:val="16"/>
                                <w:szCs w:val="16"/>
                                <w:lang w:val="en-US"/>
                              </w:rPr>
                              <m:t>ed</m:t>
                            </m:r>
                          </m:sub>
                        </m:sSub>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+p2</m:t>
                        </m:r>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ctrlPr>
                          <w:rPr>
                            <w:rFonts w:ascii="Cambria Math" w:eastAsia="Cambria Math" w:hAnsi="Cambria Math" w:cs="Calibri"/>
                            <w:i/>
                            <w:noProof/>
                            <w:sz w:val="16"/>
                            <w:szCs w:val="16"/>
                            <w:lang w:val="en-US"/>
                          </w:rPr>
                        </m:ctrlPr>
                      </m:e>
                      <m:e>
                        <m:r>
                          <w:rPr>
                            <w:rFonts w:ascii="Cambria Math" w:eastAsia="Cambria Math" w:hAnsi="Cambria Math" w:cs="Calibri"/>
                            <w:noProof/>
                            <w:sz w:val="16"/>
                            <w:szCs w:val="16"/>
                            <w:lang w:val="en-US"/>
                          </w:rPr>
                          <m:t xml:space="preserve"> </m:t>
                        </m:r>
                        <m:ctrlPr>
                          <w:rPr>
                            <w:rFonts w:ascii="Cambria Math" w:eastAsia="Cambria Math" w:hAnsi="Cambria Math" w:cs="Calibri"/>
                            <w:i/>
                            <w:noProof/>
                            <w:sz w:val="16"/>
                            <w:szCs w:val="16"/>
                            <w:lang w:val="en-US"/>
                          </w:rPr>
                        </m:ctrlPr>
                      </m:e>
                      <m:e>
                        <m:r>
                          <w:rPr>
                            <w:rFonts w:ascii="Cambria Math" w:eastAsia="Cambria Math" w:hAnsi="Cambria Math" w:cs="Calibri"/>
                            <w:noProof/>
                            <w:sz w:val="16"/>
                            <w:szCs w:val="16"/>
                            <w:lang w:val="en-US"/>
                          </w:rPr>
                          <m:t>v</m:t>
                        </m:r>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&lt;UV</m:t>
                        </m:r>
                        <m:ctrlPr>
                          <w:rPr>
                            <w:rFonts w:ascii="Cambria Math" w:eastAsia="Cambria Math" w:hAnsi="Cambria Math" w:cs="Calibri"/>
                            <w:i/>
                            <w:noProof/>
                            <w:sz w:val="16"/>
                            <w:szCs w:val="16"/>
                            <w:lang w:val="en-US"/>
                          </w:rPr>
                        </m:ctrlPr>
                      </m:e>
                      <m:e>
                        <m:r>
                          <w:rPr>
                            <w:rFonts w:ascii="Cambria Math" w:eastAsia="Cambria Math" w:hAnsi="Cambria Math" w:cs="Calibri"/>
                            <w:noProof/>
                            <w:sz w:val="16"/>
                            <w:szCs w:val="16"/>
                            <w:lang w:val="en-US"/>
                          </w:rPr>
                          <m:t>p1</m:t>
                        </m:r>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=p2(t)</m:t>
                        </m:r>
                      </m:e>
                    </m:eqArr>
                  </m:e>
                </m:d>
              </m:oMath>
            </m:oMathPara>
          </w:p>
        </w:tc>
      </w:tr>
    </w:tbl>
    <w:p w14:paraId="31242D4C" w14:textId="0CF7290C" w:rsidR="003D4A22" w:rsidRPr="000B3348" w:rsidRDefault="003D4A22" w:rsidP="00E26FD8">
      <w:pPr>
        <w:pStyle w:val="NoSpacing"/>
        <w:jc w:val="both"/>
        <w:rPr>
          <w:rFonts w:ascii="Calibri" w:hAnsi="Calibri" w:cs="Calibri"/>
          <w:noProof/>
          <w:sz w:val="16"/>
          <w:szCs w:val="16"/>
        </w:rPr>
      </w:pPr>
      <w:r w:rsidRPr="000B3348">
        <w:rPr>
          <w:rFonts w:ascii="Calibri" w:hAnsi="Calibri" w:cs="Calibri"/>
          <w:b/>
          <w:bCs/>
          <w:noProof/>
          <w:sz w:val="16"/>
          <w:szCs w:val="16"/>
        </w:rPr>
        <w:t>Table 1.</w:t>
      </w:r>
      <w:r w:rsidRPr="000B3348">
        <w:rPr>
          <w:rFonts w:ascii="Calibri" w:hAnsi="Calibri" w:cs="Calibri"/>
          <w:noProof/>
          <w:sz w:val="16"/>
          <w:szCs w:val="16"/>
        </w:rPr>
        <w:t xml:space="preserve"> Fluid circuit elements</w:t>
      </w:r>
      <w:r w:rsidR="009928BA">
        <w:rPr>
          <w:rFonts w:ascii="Calibri" w:hAnsi="Calibri" w:cs="Calibri"/>
          <w:noProof/>
          <w:sz w:val="16"/>
          <w:szCs w:val="16"/>
        </w:rPr>
        <w:t xml:space="preserve">. </w:t>
      </w:r>
      <w:r w:rsidRPr="000B3348">
        <w:rPr>
          <w:rFonts w:ascii="Calibri" w:hAnsi="Calibri" w:cs="Calibri"/>
          <w:noProof/>
          <w:sz w:val="16"/>
          <w:szCs w:val="16"/>
        </w:rPr>
        <w:t>Volume v(t), pressure p(t), and flow rate f(t).  Symbols for parameters are presented in the main text. Units:  volumes(v, UV) in liters,  elastances(e, E) in mmHg*L</w:t>
      </w:r>
      <w:r w:rsidRPr="000B3348">
        <w:rPr>
          <w:rFonts w:ascii="Calibri" w:hAnsi="Calibri" w:cs="Calibri"/>
          <w:noProof/>
          <w:sz w:val="16"/>
          <w:szCs w:val="16"/>
          <w:vertAlign w:val="superscript"/>
        </w:rPr>
        <w:t>-1</w:t>
      </w:r>
      <w:r w:rsidRPr="000B3348">
        <w:rPr>
          <w:rFonts w:ascii="Calibri" w:hAnsi="Calibri" w:cs="Calibri"/>
          <w:noProof/>
          <w:sz w:val="16"/>
          <w:szCs w:val="16"/>
        </w:rPr>
        <w:t>, pressures (p) in mmHg, flows (f) in l/s,  resistances (r) in mmHg*s*L</w:t>
      </w:r>
      <w:r w:rsidRPr="000B3348">
        <w:rPr>
          <w:rFonts w:ascii="Calibri" w:hAnsi="Calibri" w:cs="Calibri"/>
          <w:noProof/>
          <w:sz w:val="16"/>
          <w:szCs w:val="16"/>
          <w:vertAlign w:val="superscript"/>
        </w:rPr>
        <w:t>-1</w:t>
      </w:r>
      <w:r w:rsidRPr="000B3348">
        <w:rPr>
          <w:rFonts w:ascii="Calibri" w:hAnsi="Calibri" w:cs="Calibri"/>
          <w:noProof/>
          <w:sz w:val="16"/>
          <w:szCs w:val="16"/>
        </w:rPr>
        <w:t xml:space="preserve"> .K</w:t>
      </w:r>
      <w:r w:rsidRPr="000B3348">
        <w:rPr>
          <w:rFonts w:ascii="Calibri" w:hAnsi="Calibri" w:cs="Calibri"/>
          <w:noProof/>
          <w:sz w:val="16"/>
          <w:szCs w:val="16"/>
          <w:vertAlign w:val="subscript"/>
        </w:rPr>
        <w:t>1</w:t>
      </w:r>
      <w:r w:rsidRPr="000B3348">
        <w:rPr>
          <w:rFonts w:ascii="Calibri" w:hAnsi="Calibri" w:cs="Calibri"/>
          <w:noProof/>
          <w:sz w:val="16"/>
          <w:szCs w:val="16"/>
        </w:rPr>
        <w:t xml:space="preserve"> in mmHg*L</w:t>
      </w:r>
      <w:r w:rsidRPr="000B3348">
        <w:rPr>
          <w:rFonts w:ascii="Calibri" w:hAnsi="Calibri" w:cs="Calibri"/>
          <w:noProof/>
          <w:sz w:val="16"/>
          <w:szCs w:val="16"/>
          <w:vertAlign w:val="superscript"/>
        </w:rPr>
        <w:t>2</w:t>
      </w:r>
      <w:r w:rsidRPr="000B3348">
        <w:rPr>
          <w:rFonts w:ascii="Calibri" w:hAnsi="Calibri" w:cs="Calibri"/>
          <w:noProof/>
          <w:sz w:val="16"/>
          <w:szCs w:val="16"/>
        </w:rPr>
        <w:t>*s</w:t>
      </w:r>
      <w:r w:rsidRPr="000B3348">
        <w:rPr>
          <w:rFonts w:ascii="Calibri" w:hAnsi="Calibri" w:cs="Calibri"/>
          <w:noProof/>
          <w:sz w:val="16"/>
          <w:szCs w:val="16"/>
          <w:vertAlign w:val="superscript"/>
        </w:rPr>
        <w:t>-2</w:t>
      </w:r>
      <w:r w:rsidRPr="000B3348">
        <w:rPr>
          <w:rFonts w:ascii="Calibri" w:hAnsi="Calibri" w:cs="Calibri"/>
          <w:noProof/>
          <w:sz w:val="16"/>
          <w:szCs w:val="16"/>
        </w:rPr>
        <w:t>. K</w:t>
      </w:r>
      <w:r w:rsidRPr="000B3348">
        <w:rPr>
          <w:rFonts w:ascii="Calibri" w:hAnsi="Calibri" w:cs="Calibri"/>
          <w:noProof/>
          <w:sz w:val="16"/>
          <w:szCs w:val="16"/>
          <w:vertAlign w:val="subscript"/>
        </w:rPr>
        <w:t>2</w:t>
      </w:r>
      <w:r w:rsidRPr="000B3348">
        <w:rPr>
          <w:rFonts w:ascii="Calibri" w:hAnsi="Calibri" w:cs="Calibri"/>
          <w:noProof/>
          <w:sz w:val="16"/>
          <w:szCs w:val="16"/>
        </w:rPr>
        <w:t xml:space="preserve"> in mmHg*L</w:t>
      </w:r>
      <w:r w:rsidRPr="000B3348">
        <w:rPr>
          <w:rFonts w:ascii="Calibri" w:hAnsi="Calibri" w:cs="Calibri"/>
          <w:noProof/>
          <w:sz w:val="16"/>
          <w:szCs w:val="16"/>
          <w:vertAlign w:val="superscript"/>
        </w:rPr>
        <w:t>-2</w:t>
      </w:r>
      <w:r w:rsidRPr="000B3348">
        <w:rPr>
          <w:rFonts w:ascii="Calibri" w:hAnsi="Calibri" w:cs="Calibri"/>
          <w:noProof/>
          <w:sz w:val="16"/>
          <w:szCs w:val="16"/>
        </w:rPr>
        <w:t>.</w:t>
      </w:r>
    </w:p>
    <w:p w14:paraId="53EA892F" w14:textId="77777777" w:rsidR="003D4A22" w:rsidRPr="000B3348" w:rsidRDefault="003D4A22" w:rsidP="00E26FD8">
      <w:pPr>
        <w:pStyle w:val="NoSpacing"/>
        <w:jc w:val="both"/>
        <w:rPr>
          <w:rFonts w:ascii="Calibri" w:hAnsi="Calibri" w:cs="Calibri"/>
          <w:noProof/>
          <w:sz w:val="20"/>
          <w:szCs w:val="20"/>
        </w:rPr>
      </w:pPr>
    </w:p>
    <w:bookmarkEnd w:id="11"/>
    <w:p w14:paraId="679DC256" w14:textId="7C653160" w:rsidR="003D4A22" w:rsidRPr="000B3348" w:rsidRDefault="003D4A22" w:rsidP="00E26FD8">
      <w:pPr>
        <w:jc w:val="both"/>
        <w:rPr>
          <w:rFonts w:ascii="Calibri" w:hAnsi="Calibri" w:cs="Calibri"/>
          <w:noProof/>
          <w:color w:val="000000" w:themeColor="text1"/>
          <w:sz w:val="20"/>
          <w:szCs w:val="20"/>
        </w:rPr>
      </w:pPr>
      <w:r w:rsidRPr="000B3348">
        <w:rPr>
          <w:rFonts w:ascii="Calibri" w:hAnsi="Calibri" w:cs="Calibri"/>
          <w:noProof/>
          <w:sz w:val="20"/>
          <w:szCs w:val="20"/>
        </w:rPr>
        <w:t>Resistance can be different for forward: R</w:t>
      </w:r>
      <w:r w:rsidRPr="000B3348">
        <w:rPr>
          <w:rFonts w:ascii="Calibri" w:hAnsi="Calibri" w:cs="Calibri"/>
          <w:noProof/>
          <w:sz w:val="20"/>
          <w:szCs w:val="20"/>
          <w:vertAlign w:val="subscript"/>
        </w:rPr>
        <w:t>f</w:t>
      </w:r>
      <w:r w:rsidRPr="000B3348">
        <w:rPr>
          <w:rFonts w:ascii="Calibri" w:hAnsi="Calibri" w:cs="Calibri"/>
          <w:noProof/>
          <w:sz w:val="20"/>
          <w:szCs w:val="20"/>
        </w:rPr>
        <w:t xml:space="preserve"> and reverse: R</w:t>
      </w:r>
      <w:r w:rsidRPr="000B3348">
        <w:rPr>
          <w:rFonts w:ascii="Calibri" w:hAnsi="Calibri" w:cs="Calibri"/>
          <w:noProof/>
          <w:sz w:val="20"/>
          <w:szCs w:val="20"/>
          <w:vertAlign w:val="subscript"/>
        </w:rPr>
        <w:t>r</w:t>
      </w:r>
      <w:r w:rsidRPr="000B3348">
        <w:rPr>
          <w:rFonts w:ascii="Calibri" w:hAnsi="Calibri" w:cs="Calibri"/>
          <w:noProof/>
          <w:sz w:val="20"/>
          <w:szCs w:val="20"/>
        </w:rPr>
        <w:t xml:space="preserve"> flow.  The constant K</w:t>
      </w:r>
      <w:r w:rsidRPr="000B3348">
        <w:rPr>
          <w:rFonts w:ascii="Calibri" w:hAnsi="Calibri" w:cs="Calibri"/>
          <w:noProof/>
          <w:sz w:val="20"/>
          <w:szCs w:val="20"/>
          <w:vertAlign w:val="subscript"/>
        </w:rPr>
        <w:t>1</w:t>
      </w:r>
      <w:r w:rsidRPr="000B3348">
        <w:rPr>
          <w:rFonts w:ascii="Calibri" w:hAnsi="Calibri" w:cs="Calibri"/>
          <w:noProof/>
          <w:sz w:val="20"/>
          <w:szCs w:val="20"/>
        </w:rPr>
        <w:t xml:space="preserve"> </w:t>
      </w:r>
      <w:r w:rsidR="008A254F" w:rsidRPr="000B3348">
        <w:rPr>
          <w:rFonts w:ascii="Calibri" w:hAnsi="Calibri" w:cs="Calibri"/>
          <w:noProof/>
          <w:sz w:val="20"/>
          <w:szCs w:val="20"/>
        </w:rPr>
        <w:t xml:space="preserve">(see Table 1) </w:t>
      </w:r>
      <w:r w:rsidRPr="000B3348">
        <w:rPr>
          <w:rFonts w:ascii="Calibri" w:hAnsi="Calibri" w:cs="Calibri"/>
          <w:noProof/>
          <w:sz w:val="20"/>
          <w:szCs w:val="20"/>
        </w:rPr>
        <w:t>governs non-linear behavior.  For K</w:t>
      </w:r>
      <w:r w:rsidRPr="000B3348">
        <w:rPr>
          <w:rFonts w:ascii="Calibri" w:hAnsi="Calibri" w:cs="Calibri"/>
          <w:noProof/>
          <w:sz w:val="20"/>
          <w:szCs w:val="20"/>
          <w:vertAlign w:val="subscript"/>
        </w:rPr>
        <w:t>1</w:t>
      </w:r>
      <w:r w:rsidRPr="000B3348">
        <w:rPr>
          <w:rFonts w:ascii="Calibri" w:hAnsi="Calibri" w:cs="Calibri"/>
          <w:noProof/>
          <w:sz w:val="20"/>
          <w:szCs w:val="20"/>
        </w:rPr>
        <w:t xml:space="preserve"> &gt; 0 the flow rate for higher pressure differences is reduced as compared to the linear case.  K</w:t>
      </w:r>
      <w:r w:rsidRPr="000B3348">
        <w:rPr>
          <w:rFonts w:ascii="Calibri" w:hAnsi="Calibri" w:cs="Calibri"/>
          <w:noProof/>
          <w:sz w:val="20"/>
          <w:szCs w:val="20"/>
          <w:vertAlign w:val="subscript"/>
        </w:rPr>
        <w:t>1</w:t>
      </w:r>
      <w:r w:rsidRPr="000B3348">
        <w:rPr>
          <w:rFonts w:ascii="Calibri" w:hAnsi="Calibri" w:cs="Calibri"/>
          <w:noProof/>
          <w:sz w:val="20"/>
          <w:szCs w:val="20"/>
        </w:rPr>
        <w:t xml:space="preserve"> is assumed to be identical for forward and reverse flow rates.  Capacitance characteristics are represented by a </w:t>
      </w:r>
      <w:r w:rsidRPr="000B3348">
        <w:rPr>
          <w:rFonts w:ascii="Calibri" w:hAnsi="Calibri" w:cs="Calibri"/>
          <w:noProof/>
          <w:sz w:val="20"/>
          <w:szCs w:val="20"/>
        </w:rPr>
        <w:lastRenderedPageBreak/>
        <w:t xml:space="preserve">piece-wise continuous relationship between volume v(t) and transmural pressure </w:t>
      </w:r>
      <w:r w:rsidRPr="00367D6A">
        <w:rPr>
          <w:rFonts w:ascii="Calibri" w:hAnsi="Calibri" w:cs="Calibri"/>
          <w:noProof/>
          <w:color w:val="000000" w:themeColor="text1"/>
          <w:sz w:val="20"/>
          <w:szCs w:val="20"/>
        </w:rPr>
        <w:t>p</w:t>
      </w:r>
      <w:r w:rsidRPr="00367D6A">
        <w:rPr>
          <w:rFonts w:ascii="Calibri" w:hAnsi="Calibri" w:cs="Calibri"/>
          <w:noProof/>
          <w:color w:val="000000" w:themeColor="text1"/>
          <w:sz w:val="20"/>
          <w:szCs w:val="20"/>
          <w:vertAlign w:val="subscript"/>
        </w:rPr>
        <w:t>1</w:t>
      </w:r>
      <w:ins w:id="12" w:author="Boode, Willem de" w:date="2025-12-18T14:40:00Z" w16du:dateUtc="2025-12-18T13:40:00Z">
        <w:r w:rsidR="00B31B41" w:rsidRPr="00367D6A">
          <w:rPr>
            <w:rFonts w:ascii="Calibri" w:hAnsi="Calibri" w:cs="Calibri"/>
            <w:noProof/>
            <w:color w:val="000000" w:themeColor="text1"/>
            <w:sz w:val="20"/>
            <w:szCs w:val="20"/>
          </w:rPr>
          <w:t>(</w:t>
        </w:r>
      </w:ins>
      <w:r w:rsidRPr="00367D6A">
        <w:rPr>
          <w:rFonts w:ascii="Calibri" w:hAnsi="Calibri" w:cs="Calibri"/>
          <w:noProof/>
          <w:color w:val="000000" w:themeColor="text1"/>
          <w:sz w:val="20"/>
          <w:szCs w:val="20"/>
        </w:rPr>
        <w:t>t) - p</w:t>
      </w:r>
      <w:r w:rsidRPr="00367D6A">
        <w:rPr>
          <w:rFonts w:ascii="Calibri" w:hAnsi="Calibri" w:cs="Calibri"/>
          <w:noProof/>
          <w:color w:val="000000" w:themeColor="text1"/>
          <w:sz w:val="20"/>
          <w:szCs w:val="20"/>
          <w:vertAlign w:val="subscript"/>
        </w:rPr>
        <w:t>2</w:t>
      </w:r>
      <w:r w:rsidRPr="00367D6A">
        <w:rPr>
          <w:rFonts w:ascii="Calibri" w:hAnsi="Calibri" w:cs="Calibri"/>
          <w:noProof/>
          <w:color w:val="000000" w:themeColor="text1"/>
          <w:sz w:val="20"/>
          <w:szCs w:val="20"/>
        </w:rPr>
        <w:t xml:space="preserve">(t).  </w:t>
      </w:r>
      <w:r w:rsidRPr="000B3348">
        <w:rPr>
          <w:rFonts w:ascii="Calibri" w:hAnsi="Calibri" w:cs="Calibri"/>
          <w:noProof/>
          <w:sz w:val="20"/>
          <w:szCs w:val="20"/>
        </w:rPr>
        <w:t>This relationship is governed by the parameters elastance E (inverse compliance), unstressed volume UV, and the parameter K</w:t>
      </w:r>
      <w:r w:rsidRPr="000B3348">
        <w:rPr>
          <w:rFonts w:ascii="Calibri" w:hAnsi="Calibri" w:cs="Calibri"/>
          <w:noProof/>
          <w:sz w:val="20"/>
          <w:szCs w:val="20"/>
          <w:vertAlign w:val="subscript"/>
        </w:rPr>
        <w:t>2</w:t>
      </w:r>
      <w:r w:rsidRPr="000B3348">
        <w:rPr>
          <w:rFonts w:ascii="Calibri" w:hAnsi="Calibri" w:cs="Calibri"/>
          <w:noProof/>
          <w:sz w:val="20"/>
          <w:szCs w:val="20"/>
        </w:rPr>
        <w:t>, governing non-linear behavior. A correctly functioning valve is a resistor with infinite reverse flow resistance.  Strictly speaking, for mathematical reasons, this element could be replaced by a resistance, but it was chosen not to do so to enable future work on heart valve pathologies. Time-varying elastances during diastole resemble a capacitance with a minimum elastance E = E</w:t>
      </w:r>
      <w:r w:rsidRPr="000B3348">
        <w:rPr>
          <w:rFonts w:ascii="Calibri" w:hAnsi="Calibri" w:cs="Calibri"/>
          <w:noProof/>
          <w:sz w:val="20"/>
          <w:szCs w:val="20"/>
          <w:vertAlign w:val="subscript"/>
        </w:rPr>
        <w:t>min</w:t>
      </w:r>
      <w:r w:rsidRPr="000B3348">
        <w:rPr>
          <w:rFonts w:ascii="Calibri" w:hAnsi="Calibri" w:cs="Calibri"/>
          <w:noProof/>
          <w:sz w:val="20"/>
          <w:szCs w:val="20"/>
        </w:rPr>
        <w:t>.  For the atria and coronary circulation K</w:t>
      </w:r>
      <w:r w:rsidRPr="000B3348">
        <w:rPr>
          <w:rFonts w:ascii="Calibri" w:hAnsi="Calibri" w:cs="Calibri"/>
          <w:noProof/>
          <w:sz w:val="20"/>
          <w:szCs w:val="20"/>
          <w:vertAlign w:val="subscript"/>
        </w:rPr>
        <w:t>2</w:t>
      </w:r>
      <w:r w:rsidRPr="000B3348">
        <w:rPr>
          <w:rFonts w:ascii="Calibri" w:hAnsi="Calibri" w:cs="Calibri"/>
          <w:noProof/>
          <w:sz w:val="20"/>
          <w:szCs w:val="20"/>
        </w:rPr>
        <w:t xml:space="preserve"> = 0, assuming linear behavior over the range of volumes of interest.  For the ventricles K</w:t>
      </w:r>
      <w:r w:rsidRPr="000B3348">
        <w:rPr>
          <w:rFonts w:ascii="Calibri" w:hAnsi="Calibri" w:cs="Calibri"/>
          <w:noProof/>
          <w:sz w:val="20"/>
          <w:szCs w:val="20"/>
          <w:vertAlign w:val="subscript"/>
        </w:rPr>
        <w:t>2</w:t>
      </w:r>
      <w:r w:rsidRPr="000B3348">
        <w:rPr>
          <w:rFonts w:ascii="Calibri" w:hAnsi="Calibri" w:cs="Calibri"/>
          <w:noProof/>
          <w:sz w:val="20"/>
          <w:szCs w:val="20"/>
        </w:rPr>
        <w:t xml:space="preserve"> is non-zero, so that the diastolic ventricular elastances saturate for higher volumes.  For maximum contraction, a linear characteristic is applied.  The maximum elastance emax(n) of the left ventricle is an input variable to the hemodynamics model from the control of circulation model.  It affects all four heart chambers, as well as the coronary circulation, with a fixed proportionality factor per chamber.  The transition between end diastole (ed) and maximum systole </w:t>
      </w:r>
      <w:r w:rsidRPr="000B3348">
        <w:rPr>
          <w:rFonts w:ascii="Calibri" w:hAnsi="Calibri" w:cs="Calibri"/>
          <w:noProof/>
          <w:color w:val="000000" w:themeColor="text1"/>
          <w:sz w:val="20"/>
          <w:szCs w:val="20"/>
        </w:rPr>
        <w:t xml:space="preserve">(ms) </w:t>
      </w:r>
      <w:r w:rsidRPr="000B3348">
        <w:rPr>
          <w:rFonts w:ascii="Calibri" w:hAnsi="Calibri" w:cs="Calibri"/>
          <w:noProof/>
          <w:sz w:val="20"/>
          <w:szCs w:val="20"/>
        </w:rPr>
        <w:t>of the ventricles is governed by Equation 8 which takes the ventricular activation function (a(t)) as an input</w:t>
      </w:r>
      <w:r w:rsidR="004471B3" w:rsidRPr="000B3348">
        <w:rPr>
          <w:rFonts w:ascii="Calibri" w:hAnsi="Calibri" w:cs="Calibri"/>
          <w:noProof/>
          <w:sz w:val="20"/>
          <w:szCs w:val="20"/>
        </w:rPr>
        <w:t xml:space="preserve"> </w:t>
      </w:r>
      <w:r w:rsidR="004471B3" w:rsidRPr="000B3348">
        <w:rPr>
          <w:rFonts w:ascii="Calibri" w:hAnsi="Calibri" w:cs="Calibri"/>
          <w:noProof/>
          <w:sz w:val="20"/>
          <w:szCs w:val="20"/>
        </w:rPr>
        <w:fldChar w:fldCharType="begin">
          <w:fldData xml:space="preserve">PEVuZE5vdGU+PENpdGU+PEF1dGhvcj5CdXJraG9mZjwvQXV0aG9yPjxZZWFyPjE5OTM8L1llYXI+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</w:fldData>
        </w:fldChar>
      </w:r>
      <w:r w:rsidR="00EE7490" w:rsidRPr="000B3348">
        <w:rPr>
          <w:rFonts w:ascii="Calibri" w:hAnsi="Calibri" w:cs="Calibri"/>
          <w:noProof/>
          <w:sz w:val="20"/>
          <w:szCs w:val="20"/>
        </w:rPr>
        <w:instrText xml:space="preserve"> ADDIN EN.CITE </w:instrText>
      </w:r>
      <w:r w:rsidR="00EE7490" w:rsidRPr="000B3348">
        <w:rPr>
          <w:rFonts w:ascii="Calibri" w:hAnsi="Calibri" w:cs="Calibri"/>
          <w:noProof/>
          <w:sz w:val="20"/>
          <w:szCs w:val="20"/>
        </w:rPr>
        <w:fldChar w:fldCharType="begin">
          <w:fldData xml:space="preserve">PEVuZE5vdGU+PENpdGU+PEF1dGhvcj5CdXJraG9mZjwvQXV0aG9yPjxZZWFyPjE5OTM8L1llYXI+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</w:fldData>
        </w:fldChar>
      </w:r>
      <w:r w:rsidR="00EE7490" w:rsidRPr="000B3348">
        <w:rPr>
          <w:rFonts w:ascii="Calibri" w:hAnsi="Calibri" w:cs="Calibri"/>
          <w:noProof/>
          <w:sz w:val="20"/>
          <w:szCs w:val="20"/>
        </w:rPr>
        <w:instrText xml:space="preserve"> ADDIN EN.CITE.DATA </w:instrText>
      </w:r>
      <w:r w:rsidR="00EE7490" w:rsidRPr="000B3348">
        <w:rPr>
          <w:rFonts w:ascii="Calibri" w:hAnsi="Calibri" w:cs="Calibri"/>
          <w:noProof/>
          <w:sz w:val="20"/>
          <w:szCs w:val="20"/>
        </w:rPr>
      </w:r>
      <w:r w:rsidR="00EE7490" w:rsidRPr="000B3348">
        <w:rPr>
          <w:rFonts w:ascii="Calibri" w:hAnsi="Calibri" w:cs="Calibri"/>
          <w:noProof/>
          <w:sz w:val="20"/>
          <w:szCs w:val="20"/>
        </w:rPr>
        <w:fldChar w:fldCharType="end"/>
      </w:r>
      <w:r w:rsidR="004471B3" w:rsidRPr="000B3348">
        <w:rPr>
          <w:rFonts w:ascii="Calibri" w:hAnsi="Calibri" w:cs="Calibri"/>
          <w:noProof/>
          <w:sz w:val="20"/>
          <w:szCs w:val="20"/>
        </w:rPr>
      </w:r>
      <w:r w:rsidR="004471B3" w:rsidRPr="000B3348">
        <w:rPr>
          <w:rFonts w:ascii="Calibri" w:hAnsi="Calibri" w:cs="Calibri"/>
          <w:noProof/>
          <w:sz w:val="20"/>
          <w:szCs w:val="20"/>
        </w:rPr>
        <w:fldChar w:fldCharType="separate"/>
      </w:r>
      <w:r w:rsidR="00EE7490" w:rsidRPr="000B3348">
        <w:rPr>
          <w:rFonts w:ascii="Calibri" w:hAnsi="Calibri" w:cs="Calibri"/>
          <w:noProof/>
          <w:sz w:val="20"/>
          <w:szCs w:val="20"/>
        </w:rPr>
        <w:t>[16]</w:t>
      </w:r>
      <w:r w:rsidR="004471B3" w:rsidRPr="000B3348">
        <w:rPr>
          <w:rFonts w:ascii="Calibri" w:hAnsi="Calibri" w:cs="Calibri"/>
          <w:noProof/>
          <w:sz w:val="20"/>
          <w:szCs w:val="20"/>
        </w:rPr>
        <w:fldChar w:fldCharType="end"/>
      </w:r>
      <w:r w:rsidR="004471B3" w:rsidRPr="000B3348">
        <w:rPr>
          <w:rFonts w:ascii="Calibri" w:hAnsi="Calibri" w:cs="Calibri"/>
          <w:noProof/>
          <w:sz w:val="20"/>
          <w:szCs w:val="20"/>
        </w:rPr>
        <w:t xml:space="preserve">. </w:t>
      </w:r>
      <w:r w:rsidRPr="000B3348">
        <w:rPr>
          <w:rFonts w:ascii="Calibri" w:hAnsi="Calibri" w:cs="Calibri"/>
          <w:noProof/>
          <w:sz w:val="20"/>
          <w:szCs w:val="20"/>
        </w:rPr>
        <w:t>Using the equations in Table 1, pressures in all capacitances of Figure 2 are computed based on the volumes at time t and relevant parameters.</w:t>
      </w:r>
    </w:p>
    <w:p w14:paraId="5C518FF5" w14:textId="7FF323E2" w:rsidR="003D4A22" w:rsidRPr="000B3348" w:rsidRDefault="003D4A22" w:rsidP="00E26FD8">
      <w:pPr>
        <w:ind w:firstLine="708"/>
        <w:jc w:val="both"/>
        <w:rPr>
          <w:rFonts w:ascii="Calibri" w:hAnsi="Calibri" w:cs="Calibri"/>
          <w:noProof/>
          <w:sz w:val="20"/>
          <w:szCs w:val="20"/>
        </w:rPr>
      </w:pPr>
      <w:r w:rsidRPr="000B3348">
        <w:rPr>
          <w:rFonts w:ascii="Calibri" w:hAnsi="Calibri" w:cs="Calibri"/>
          <w:noProof/>
          <w:sz w:val="20"/>
          <w:szCs w:val="20"/>
        </w:rPr>
        <w:t>The control of circulation is expressed as a set of coupled mathematical functions describing the afferent activation, sympatho-vagal balance (SVB), and efferent control effects.</w:t>
      </w:r>
    </w:p>
    <w:p w14:paraId="0429BF01" w14:textId="77777777" w:rsidR="004D11CC" w:rsidRPr="000B3348" w:rsidRDefault="004D11CC" w:rsidP="00E26FD8">
      <w:pPr>
        <w:jc w:val="both"/>
        <w:rPr>
          <w:rFonts w:ascii="Calibri" w:hAnsi="Calibri" w:cs="Calibri"/>
          <w:noProof/>
          <w:sz w:val="20"/>
          <w:szCs w:val="20"/>
        </w:rPr>
      </w:pPr>
    </w:p>
    <w:p w14:paraId="400C7F46" w14:textId="7DB35734" w:rsidR="003D4A22" w:rsidRPr="000B3348" w:rsidRDefault="003D4A22" w:rsidP="00E26FD8">
      <w:pPr>
        <w:jc w:val="both"/>
        <w:rPr>
          <w:rFonts w:ascii="Calibri" w:hAnsi="Calibri" w:cs="Calibri"/>
          <w:b/>
          <w:bCs/>
          <w:noProof/>
          <w:sz w:val="20"/>
          <w:szCs w:val="20"/>
        </w:rPr>
      </w:pPr>
      <w:r w:rsidRPr="000B3348">
        <w:rPr>
          <w:rFonts w:ascii="Calibri" w:hAnsi="Calibri" w:cs="Calibri"/>
          <w:b/>
          <w:bCs/>
          <w:noProof/>
          <w:sz w:val="20"/>
          <w:szCs w:val="20"/>
        </w:rPr>
        <w:t>Afferent receptor activation</w:t>
      </w:r>
      <w:r w:rsidR="00F44624" w:rsidRPr="000B3348">
        <w:rPr>
          <w:rFonts w:ascii="Calibri" w:hAnsi="Calibri" w:cs="Calibri"/>
          <w:b/>
          <w:bCs/>
          <w:noProof/>
          <w:sz w:val="20"/>
          <w:szCs w:val="20"/>
        </w:rPr>
        <w:t xml:space="preserve"> function</w:t>
      </w:r>
    </w:p>
    <w:p w14:paraId="3A7B6F08" w14:textId="4F68EC62" w:rsidR="003D4A22" w:rsidRPr="000B3348" w:rsidRDefault="009928BA" w:rsidP="00E26FD8">
      <w:pPr>
        <w:jc w:val="both"/>
        <w:rPr>
          <w:rFonts w:ascii="Calibri" w:hAnsi="Calibri" w:cs="Calibri"/>
          <w:noProof/>
          <w:sz w:val="20"/>
          <w:szCs w:val="20"/>
        </w:rPr>
      </w:pPr>
      <w:r>
        <w:rPr>
          <w:rFonts w:ascii="Calibri" w:hAnsi="Calibri" w:cs="Calibri"/>
          <w:noProof/>
          <w:sz w:val="20"/>
          <w:szCs w:val="20"/>
        </w:rPr>
        <w:t>R</w:t>
      </w:r>
      <w:r w:rsidR="003D4A22" w:rsidRPr="000B3348">
        <w:rPr>
          <w:rFonts w:ascii="Calibri" w:hAnsi="Calibri" w:cs="Calibri"/>
          <w:noProof/>
          <w:sz w:val="20"/>
          <w:szCs w:val="20"/>
        </w:rPr>
        <w:t>eceptor activation is modeled as a</w:t>
      </w:r>
      <w:r w:rsidR="00377BBC" w:rsidRPr="000B3348">
        <w:rPr>
          <w:rFonts w:ascii="Calibri" w:hAnsi="Calibri" w:cs="Calibri"/>
          <w:noProof/>
          <w:sz w:val="20"/>
          <w:szCs w:val="20"/>
        </w:rPr>
        <w:t>n</w:t>
      </w:r>
      <w:r w:rsidR="003D4A22" w:rsidRPr="000B3348">
        <w:rPr>
          <w:rFonts w:ascii="Calibri" w:hAnsi="Calibri" w:cs="Calibri"/>
          <w:noProof/>
          <w:sz w:val="20"/>
          <w:szCs w:val="20"/>
        </w:rPr>
        <w:t xml:space="preserve"> </w:t>
      </w:r>
      <w:r w:rsidR="00377BBC" w:rsidRPr="000B3348">
        <w:rPr>
          <w:rFonts w:ascii="Calibri" w:hAnsi="Calibri" w:cs="Calibri"/>
          <w:noProof/>
          <w:sz w:val="20"/>
          <w:szCs w:val="20"/>
        </w:rPr>
        <w:t>activation</w:t>
      </w:r>
      <w:r w:rsidR="003D4A22" w:rsidRPr="000B3348">
        <w:rPr>
          <w:rFonts w:ascii="Calibri" w:hAnsi="Calibri" w:cs="Calibri"/>
          <w:noProof/>
          <w:sz w:val="20"/>
          <w:szCs w:val="20"/>
        </w:rPr>
        <w:t xml:space="preserve"> function centered around its setpoint </w:t>
      </w:r>
      <w:r>
        <w:rPr>
          <w:rFonts w:ascii="Calibri" w:hAnsi="Calibri" w:cs="Calibri"/>
          <w:noProof/>
          <w:sz w:val="20"/>
          <w:szCs w:val="20"/>
        </w:rPr>
        <w:t xml:space="preserve">of the controlled variable </w:t>
      </w:r>
      <m:oMath>
        <m:r>
          <w:rPr>
            <w:rFonts w:ascii="Cambria Math" w:hAnsi="Cambria Math" w:cs="Calibri"/>
            <w:noProof/>
            <w:sz w:val="20"/>
            <w:szCs w:val="20"/>
          </w:rPr>
          <m:t>cv</m:t>
        </m:r>
      </m:oMath>
      <w:r>
        <w:rPr>
          <w:rFonts w:ascii="Calibri" w:hAnsi="Calibri" w:cs="Calibri"/>
          <w:noProof/>
          <w:sz w:val="20"/>
          <w:szCs w:val="20"/>
        </w:rPr>
        <w:t xml:space="preserve"> </w:t>
      </w:r>
      <w:r w:rsidR="003D4A22" w:rsidRPr="000B3348">
        <w:rPr>
          <w:rFonts w:ascii="Calibri" w:hAnsi="Calibri" w:cs="Calibri"/>
          <w:noProof/>
          <w:sz w:val="20"/>
          <w:szCs w:val="20"/>
        </w:rPr>
        <w:t xml:space="preserve">where </w:t>
      </w:r>
      <m:oMath>
        <m:sSub>
          <m:sSubPr>
            <m:ctrlPr>
              <w:rPr>
                <w:rFonts w:ascii="Cambria Math" w:hAnsi="Cambria Math" w:cs="Calibri"/>
                <w:i/>
                <w:noProof/>
                <w:sz w:val="20"/>
                <w:szCs w:val="20"/>
              </w:rPr>
            </m:ctrlPr>
          </m:sSubPr>
          <m:e>
            <m:r>
              <w:rPr>
                <w:rFonts w:ascii="Cambria Math" w:hAnsi="Cambria Math" w:cs="Calibri"/>
                <w:noProof/>
                <w:sz w:val="20"/>
                <w:szCs w:val="20"/>
              </w:rPr>
              <m:t>af</m:t>
            </m:r>
          </m:e>
          <m:sub>
            <m:r>
              <w:rPr>
                <w:rFonts w:ascii="Cambria Math" w:hAnsi="Cambria Math" w:cs="Calibri"/>
                <w:noProof/>
                <w:sz w:val="20"/>
                <w:szCs w:val="20"/>
              </w:rPr>
              <m:t>cv</m:t>
            </m:r>
          </m:sub>
        </m:sSub>
        <m:r>
          <w:rPr>
            <w:rFonts w:ascii="Cambria Math" w:hAnsi="Cambria Math" w:cs="Calibri"/>
            <w:noProof/>
            <w:sz w:val="20"/>
            <w:szCs w:val="20"/>
          </w:rPr>
          <m:t>=0</m:t>
        </m:r>
      </m:oMath>
      <w:r w:rsidR="003D4A22" w:rsidRPr="000B3348">
        <w:rPr>
          <w:rFonts w:ascii="Calibri" w:hAnsi="Calibri" w:cs="Calibri"/>
          <w:noProof/>
          <w:sz w:val="20"/>
          <w:szCs w:val="20"/>
        </w:rPr>
        <w:t xml:space="preserve"> at </w:t>
      </w:r>
      <m:oMath>
        <m:r>
          <w:rPr>
            <w:rFonts w:ascii="Cambria Math" w:hAnsi="Cambria Math" w:cs="Calibri"/>
            <w:noProof/>
            <w:sz w:val="20"/>
            <w:szCs w:val="20"/>
          </w:rPr>
          <m:t>cv=C</m:t>
        </m:r>
        <m:sSub>
          <m:sSubPr>
            <m:ctrlPr>
              <w:rPr>
                <w:rFonts w:ascii="Cambria Math" w:hAnsi="Cambria Math" w:cs="Calibri"/>
                <w:i/>
                <w:noProof/>
                <w:sz w:val="20"/>
                <w:szCs w:val="20"/>
              </w:rPr>
            </m:ctrlPr>
          </m:sSubPr>
          <m:e>
            <m:r>
              <w:rPr>
                <w:rFonts w:ascii="Cambria Math" w:hAnsi="Cambria Math" w:cs="Calibri"/>
                <w:noProof/>
                <w:sz w:val="20"/>
                <w:szCs w:val="20"/>
              </w:rPr>
              <m:t>V</m:t>
            </m:r>
          </m:e>
          <m:sub>
            <m:r>
              <w:rPr>
                <w:rFonts w:ascii="Cambria Math" w:hAnsi="Cambria Math" w:cs="Calibri"/>
                <w:noProof/>
                <w:sz w:val="20"/>
                <w:szCs w:val="20"/>
              </w:rPr>
              <m:t>sp</m:t>
            </m:r>
          </m:sub>
        </m:sSub>
      </m:oMath>
      <w:r w:rsidR="0076469F" w:rsidRPr="000B3348">
        <w:rPr>
          <w:rFonts w:ascii="Calibri" w:hAnsi="Calibri" w:cs="Calibri"/>
          <w:noProof/>
          <w:sz w:val="20"/>
          <w:szCs w:val="20"/>
        </w:rPr>
        <w:t>.</w:t>
      </w:r>
    </w:p>
    <w:p w14:paraId="3FC75B22" w14:textId="77777777" w:rsidR="00377BBC" w:rsidRPr="000B3348" w:rsidRDefault="00377BBC" w:rsidP="00E26FD8">
      <w:pPr>
        <w:jc w:val="both"/>
        <w:rPr>
          <w:rFonts w:ascii="Calibri" w:hAnsi="Calibri" w:cs="Calibri"/>
          <w:noProof/>
          <w:sz w:val="20"/>
          <w:szCs w:val="20"/>
        </w:rPr>
      </w:pPr>
    </w:p>
    <w:p w14:paraId="6BAA32C8" w14:textId="40527A30" w:rsidR="00377BBC" w:rsidRPr="000B3348" w:rsidRDefault="002F2512" w:rsidP="00377BBC">
      <w:pPr>
        <w:jc w:val="center"/>
        <w:rPr>
          <w:rFonts w:ascii="Calibri" w:hAnsi="Calibri" w:cs="Calibri"/>
          <w:noProof/>
          <w:sz w:val="20"/>
          <w:szCs w:val="20"/>
        </w:rPr>
      </w:pPr>
      <w:r>
        <w:rPr>
          <w:rFonts w:ascii="Calibri" w:hAnsi="Calibri" w:cs="Calibri"/>
          <w:noProof/>
          <w:sz w:val="20"/>
          <w:szCs w:val="20"/>
          <w14:ligatures w14:val="standardContextual"/>
        </w:rPr>
        <w:drawing>
          <wp:inline distT="0" distB="0" distL="0" distR="0" wp14:anchorId="372647C6" wp14:editId="4FD97E00">
            <wp:extent cx="3048000" cy="2057400"/>
            <wp:effectExtent l="0" t="0" r="0" b="0"/>
            <wp:docPr id="82404509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45092" name="Graphic 824045092"/>
                    <pic:cNvPicPr/>
                  </pic:nvPicPr>
                  <pic:blipFill>
                    <a:blip r:embed="rId32">
                      <a:extLst>
                        <a:ext uri="{96DAC541-7B7A-43D3-8B79-37D633B846F1}">
                          <asvg:svgBlip xmlns:asvg="http://schemas.microsoft.com/office/drawing/2016/SVG/main" r:embed="rId33"/>
                        </a:ext>
                      </a:extLst>
                    </a:blip>
                    <a:stretch>
                      <a:fillRect/>
                    </a:stretch>
                  </pic:blipFill>
                  <pic:spPr>
                    <a:xfrm>
                      <a:off x="0" y="0"/>
                      <a:ext cx="3048000" cy="2057400"/>
                    </a:xfrm>
                    <a:prstGeom prst="rect">
                      <a:avLst/>
                    </a:prstGeom>
                  </pic:spPr>
                </pic:pic>
              </a:graphicData>
            </a:graphic>
          </wp:inline>
        </w:drawing>
      </w:r>
    </w:p>
    <w:p w14:paraId="5310341D" w14:textId="00034EC7" w:rsidR="00365644" w:rsidRPr="000B3348" w:rsidRDefault="00365644" w:rsidP="00365644">
      <w:pPr>
        <w:jc w:val="center"/>
        <w:rPr>
          <w:rFonts w:ascii="Calibri" w:hAnsi="Calibri" w:cs="Calibri"/>
          <w:noProof/>
          <w:sz w:val="16"/>
          <w:szCs w:val="16"/>
        </w:rPr>
      </w:pPr>
      <w:r w:rsidRPr="000B3348">
        <w:rPr>
          <w:rFonts w:ascii="Calibri" w:hAnsi="Calibri" w:cs="Calibri"/>
          <w:b/>
          <w:bCs/>
          <w:noProof/>
          <w:sz w:val="16"/>
          <w:szCs w:val="16"/>
        </w:rPr>
        <w:t xml:space="preserve">Fig. 4. </w:t>
      </w:r>
      <w:r w:rsidR="00DD5948">
        <w:rPr>
          <w:rFonts w:ascii="Calibri" w:hAnsi="Calibri" w:cs="Calibri"/>
          <w:noProof/>
          <w:sz w:val="16"/>
          <w:szCs w:val="16"/>
        </w:rPr>
        <w:t>A</w:t>
      </w:r>
      <w:r w:rsidRPr="000B3348">
        <w:rPr>
          <w:rFonts w:ascii="Calibri" w:hAnsi="Calibri" w:cs="Calibri"/>
          <w:noProof/>
          <w:sz w:val="16"/>
          <w:szCs w:val="16"/>
        </w:rPr>
        <w:t xml:space="preserve">ctivation function </w:t>
      </w:r>
      <w:r w:rsidR="00E34ABD">
        <w:rPr>
          <w:rFonts w:ascii="Calibri" w:hAnsi="Calibri" w:cs="Calibri"/>
          <w:noProof/>
          <w:sz w:val="16"/>
          <w:szCs w:val="16"/>
        </w:rPr>
        <w:t>adapted from</w:t>
      </w:r>
      <w:r w:rsidRPr="000B3348">
        <w:rPr>
          <w:rFonts w:ascii="Calibri" w:hAnsi="Calibri" w:cs="Calibri"/>
          <w:noProof/>
          <w:sz w:val="16"/>
          <w:szCs w:val="16"/>
        </w:rPr>
        <w:t xml:space="preserve"> van Meur</w:t>
      </w:r>
      <w:r w:rsidR="00C17D26">
        <w:rPr>
          <w:rFonts w:ascii="Calibri" w:hAnsi="Calibri" w:cs="Calibri"/>
          <w:noProof/>
          <w:sz w:val="16"/>
          <w:szCs w:val="16"/>
        </w:rPr>
        <w:t xml:space="preserve">s </w:t>
      </w:r>
      <w:r w:rsidR="00C17D26">
        <w:rPr>
          <w:rFonts w:ascii="Calibri" w:hAnsi="Calibri" w:cs="Calibri"/>
          <w:noProof/>
          <w:sz w:val="16"/>
          <w:szCs w:val="16"/>
        </w:rPr>
        <w:fldChar w:fldCharType="begin"/>
      </w:r>
      <w:r w:rsidR="00C17D26">
        <w:rPr>
          <w:rFonts w:ascii="Calibri" w:hAnsi="Calibri" w:cs="Calibri"/>
          <w:noProof/>
          <w:sz w:val="16"/>
          <w:szCs w:val="16"/>
        </w:rPr>
        <w:instrText xml:space="preserve"> ADDIN EN.CITE &lt;EndNote&gt;&lt;Cite&gt;&lt;Author&gt;van Meurs&lt;/Author&gt;&lt;Year&gt;2011&lt;/Year&gt;&lt;RecNum&gt;53&lt;/RecNum&gt;&lt;DisplayText&gt;[10]&lt;/DisplayText&gt;&lt;record&gt;&lt;rec-number&gt;53&lt;/rec-number&gt;&lt;foreign-keys&gt;&lt;key app="EN" db-id="55w90zxw4p0f2qe2xtixwtw6t9w909tr0vpa" timestamp="1710970240"&gt;53&lt;/key&gt;&lt;/foreign-keys&gt;&lt;ref-type name="Book"&gt;6&lt;/ref-type&gt;&lt;contributors&gt;&lt;authors&gt;&lt;author&gt;van Meurs, W.L.&lt;/author&gt;&lt;/authors&gt;&lt;/contributors&gt;&lt;titles&gt;&lt;title&gt;Modeling and Simulation in Biomedical Engineering: Applications in Cardiorespiratory Physiology&lt;/title&gt;&lt;/titles&gt;&lt;dates&gt;&lt;year&gt;2011&lt;/year&gt;&lt;/dates&gt;&lt;publisher&gt;McGraw Hill LLC&lt;/publisher&gt;&lt;isbn&gt;9780071714464&lt;/isbn&gt;&lt;urls&gt;&lt;related-urls&gt;&lt;url&gt;https://books.google.nl/books?id=t7_b3u7GMn4C&lt;/url&gt;&lt;/related-urls&gt;&lt;/urls&gt;&lt;/record&gt;&lt;/Cite&gt;&lt;/EndNote&gt;</w:instrText>
      </w:r>
      <w:r w:rsidR="00C17D26">
        <w:rPr>
          <w:rFonts w:ascii="Calibri" w:hAnsi="Calibri" w:cs="Calibri"/>
          <w:noProof/>
          <w:sz w:val="16"/>
          <w:szCs w:val="16"/>
        </w:rPr>
        <w:fldChar w:fldCharType="separate"/>
      </w:r>
      <w:r w:rsidR="00C17D26">
        <w:rPr>
          <w:rFonts w:ascii="Calibri" w:hAnsi="Calibri" w:cs="Calibri"/>
          <w:noProof/>
          <w:sz w:val="16"/>
          <w:szCs w:val="16"/>
        </w:rPr>
        <w:t>[10]</w:t>
      </w:r>
      <w:r w:rsidR="00C17D26">
        <w:rPr>
          <w:rFonts w:ascii="Calibri" w:hAnsi="Calibri" w:cs="Calibri"/>
          <w:noProof/>
          <w:sz w:val="16"/>
          <w:szCs w:val="16"/>
        </w:rPr>
        <w:fldChar w:fldCharType="end"/>
      </w:r>
      <w:r w:rsidRPr="000B3348">
        <w:rPr>
          <w:rFonts w:ascii="Calibri" w:hAnsi="Calibri" w:cs="Calibri"/>
          <w:noProof/>
          <w:sz w:val="16"/>
          <w:szCs w:val="16"/>
        </w:rPr>
        <w:t>.</w:t>
      </w:r>
    </w:p>
    <w:p w14:paraId="7D5F89C2" w14:textId="77777777" w:rsidR="00365644" w:rsidRPr="000B3348" w:rsidRDefault="00365644" w:rsidP="00377BBC">
      <w:pPr>
        <w:jc w:val="center"/>
        <w:rPr>
          <w:rFonts w:ascii="Calibri" w:hAnsi="Calibri" w:cs="Calibri"/>
          <w:noProof/>
          <w:sz w:val="20"/>
          <w:szCs w:val="20"/>
        </w:rPr>
      </w:pPr>
    </w:p>
    <w:p w14:paraId="2C5F4E23" w14:textId="5B11EEC7" w:rsidR="003D4A22" w:rsidRPr="000B3348" w:rsidRDefault="003D4A22" w:rsidP="00E26FD8">
      <w:pPr>
        <w:jc w:val="both"/>
        <w:rPr>
          <w:rFonts w:ascii="Calibri" w:hAnsi="Calibri" w:cs="Calibri"/>
          <w:noProof/>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882"/>
      </w:tblGrid>
      <w:tr w:rsidR="003D4A22" w:rsidRPr="000B3348" w14:paraId="0E36B2AF" w14:textId="77777777" w:rsidTr="00A03CD2">
        <w:tc>
          <w:tcPr>
            <w:tcW w:w="8190" w:type="dxa"/>
          </w:tcPr>
          <w:p w14:paraId="5F457273" w14:textId="69B76674" w:rsidR="003D4A22" w:rsidRPr="000B3348" w:rsidRDefault="00000000" w:rsidP="00E26FD8">
            <w:pPr>
              <w:jc w:val="both"/>
              <w:rPr>
                <w:rFonts w:ascii="Calibri" w:hAnsi="Calibri" w:cs="Calibri"/>
                <w:i/>
                <w:noProof/>
                <w:sz w:val="20"/>
                <w:szCs w:val="20"/>
                <w:lang w:val="en-US"/>
              </w:rPr>
            </w:pPr>
            <m:oMathPara>
              <m:oMathParaPr>
                <m:jc m:val="center"/>
              </m:oMathParaPr>
              <m:oMath>
                <m:d>
                  <m:dPr>
                    <m:begChr m:val="{"/>
                    <m:endChr m:val=""/>
                    <m:ctrlPr>
                      <w:rPr>
                        <w:rFonts w:ascii="Cambria Math" w:hAnsi="Cambria Math" w:cs="Calibri"/>
                        <w:i/>
                        <w:noProof/>
                        <w:sz w:val="20"/>
                        <w:szCs w:val="20"/>
                      </w:rPr>
                    </m:ctrlPr>
                  </m:dPr>
                  <m:e>
                    <m:eqArr>
                      <m:eqArrPr>
                        <m:ctrlPr>
                          <w:rPr>
                            <w:rFonts w:ascii="Cambria Math" w:hAnsi="Cambria Math" w:cs="Calibri"/>
                            <w:i/>
                            <w:noProof/>
                            <w:sz w:val="20"/>
                            <w:szCs w:val="20"/>
                          </w:rPr>
                        </m:ctrlPr>
                      </m:eqArrPr>
                      <m:e>
                        <m:r>
                          <w:rPr>
                            <w:rFonts w:ascii="Cambria Math" w:hAnsi="Cambria Math" w:cs="Calibri"/>
                            <w:noProof/>
                            <w:sz w:val="20"/>
                            <w:szCs w:val="20"/>
                          </w:rPr>
                          <m:t>af=</m:t>
                        </m:r>
                        <m:sSub>
                          <m:sSubPr>
                            <m:ctrlPr>
                              <w:rPr>
                                <w:rFonts w:ascii="Cambria Math" w:hAnsi="Cambria Math" w:cs="Calibri"/>
                                <w:i/>
                                <w:noProof/>
                                <w:sz w:val="20"/>
                                <w:szCs w:val="20"/>
                              </w:rPr>
                            </m:ctrlPr>
                          </m:sSubPr>
                          <m:e>
                            <m:r>
                              <w:rPr>
                                <w:rFonts w:ascii="Cambria Math" w:hAnsi="Cambria Math" w:cs="Calibri"/>
                                <w:noProof/>
                                <w:sz w:val="20"/>
                                <w:szCs w:val="20"/>
                              </w:rPr>
                              <m:t>CV</m:t>
                            </m:r>
                          </m:e>
                          <m:sub>
                            <m:r>
                              <w:rPr>
                                <w:rFonts w:ascii="Cambria Math" w:hAnsi="Cambria Math" w:cs="Calibri"/>
                                <w:noProof/>
                                <w:sz w:val="20"/>
                                <w:szCs w:val="20"/>
                              </w:rPr>
                              <m:t>max</m:t>
                            </m:r>
                          </m:sub>
                        </m:sSub>
                        <m:r>
                          <w:rPr>
                            <w:rFonts w:ascii="Cambria Math" w:hAnsi="Cambria Math" w:cs="Calibri"/>
                            <w:noProof/>
                            <w:sz w:val="20"/>
                            <w:szCs w:val="20"/>
                          </w:rPr>
                          <m:t>-</m:t>
                        </m:r>
                        <m:sSub>
                          <m:sSubPr>
                            <m:ctrlPr>
                              <w:rPr>
                                <w:rFonts w:ascii="Cambria Math" w:hAnsi="Cambria Math" w:cs="Calibri"/>
                                <w:i/>
                                <w:noProof/>
                                <w:sz w:val="20"/>
                                <w:szCs w:val="20"/>
                              </w:rPr>
                            </m:ctrlPr>
                          </m:sSubPr>
                          <m:e>
                            <m:r>
                              <w:rPr>
                                <w:rFonts w:ascii="Cambria Math" w:hAnsi="Cambria Math" w:cs="Calibri"/>
                                <w:noProof/>
                                <w:sz w:val="20"/>
                                <w:szCs w:val="20"/>
                              </w:rPr>
                              <m:t>CV</m:t>
                            </m:r>
                          </m:e>
                          <m:sub>
                            <m:r>
                              <w:rPr>
                                <w:rFonts w:ascii="Cambria Math" w:hAnsi="Cambria Math" w:cs="Calibri"/>
                                <w:noProof/>
                                <w:sz w:val="20"/>
                                <w:szCs w:val="20"/>
                              </w:rPr>
                              <m:t>sp</m:t>
                            </m:r>
                          </m:sub>
                        </m:sSub>
                        <m:r>
                          <w:rPr>
                            <w:rFonts w:ascii="Cambria Math" w:hAnsi="Cambria Math" w:cs="Calibri"/>
                            <w:noProof/>
                            <w:sz w:val="20"/>
                            <w:szCs w:val="20"/>
                          </w:rPr>
                          <m:t xml:space="preserve">     cv≥</m:t>
                        </m:r>
                        <m:sSub>
                          <m:sSubPr>
                            <m:ctrlPr>
                              <w:rPr>
                                <w:rFonts w:ascii="Cambria Math" w:hAnsi="Cambria Math" w:cs="Calibri"/>
                                <w:i/>
                                <w:noProof/>
                                <w:sz w:val="20"/>
                                <w:szCs w:val="20"/>
                              </w:rPr>
                            </m:ctrlPr>
                          </m:sSubPr>
                          <m:e>
                            <m:r>
                              <w:rPr>
                                <w:rFonts w:ascii="Cambria Math" w:hAnsi="Cambria Math" w:cs="Calibri"/>
                                <w:noProof/>
                                <w:sz w:val="20"/>
                                <w:szCs w:val="20"/>
                              </w:rPr>
                              <m:t>CV</m:t>
                            </m:r>
                          </m:e>
                          <m:sub>
                            <m:r>
                              <w:rPr>
                                <w:rFonts w:ascii="Cambria Math" w:hAnsi="Cambria Math" w:cs="Calibri"/>
                                <w:noProof/>
                                <w:sz w:val="20"/>
                                <w:szCs w:val="20"/>
                              </w:rPr>
                              <m:t>max</m:t>
                            </m:r>
                          </m:sub>
                        </m:sSub>
                      </m:e>
                      <m:e>
                        <m:r>
                          <w:rPr>
                            <w:rFonts w:ascii="Cambria Math" w:hAnsi="Cambria Math" w:cs="Calibri"/>
                            <w:noProof/>
                            <w:sz w:val="20"/>
                            <w:szCs w:val="20"/>
                          </w:rPr>
                          <m:t xml:space="preserve">           af=cv-C</m:t>
                        </m:r>
                        <m:sSub>
                          <m:sSubPr>
                            <m:ctrlPr>
                              <w:rPr>
                                <w:rFonts w:ascii="Cambria Math" w:hAnsi="Cambria Math" w:cs="Calibri"/>
                                <w:i/>
                                <w:noProof/>
                                <w:sz w:val="20"/>
                                <w:szCs w:val="20"/>
                              </w:rPr>
                            </m:ctrlPr>
                          </m:sSubPr>
                          <m:e>
                            <m:r>
                              <w:rPr>
                                <w:rFonts w:ascii="Cambria Math" w:hAnsi="Cambria Math" w:cs="Calibri"/>
                                <w:noProof/>
                                <w:sz w:val="20"/>
                                <w:szCs w:val="20"/>
                              </w:rPr>
                              <m:t>V</m:t>
                            </m:r>
                          </m:e>
                          <m:sub>
                            <m:r>
                              <w:rPr>
                                <w:rFonts w:ascii="Cambria Math" w:hAnsi="Cambria Math" w:cs="Calibri"/>
                                <w:noProof/>
                                <w:sz w:val="20"/>
                                <w:szCs w:val="20"/>
                              </w:rPr>
                              <m:t>sp</m:t>
                            </m:r>
                          </m:sub>
                        </m:sSub>
                        <m:r>
                          <w:rPr>
                            <w:rFonts w:ascii="Cambria Math" w:hAnsi="Cambria Math" w:cs="Calibri"/>
                            <w:noProof/>
                            <w:sz w:val="20"/>
                            <w:szCs w:val="20"/>
                          </w:rPr>
                          <m:t xml:space="preserve"> </m:t>
                        </m:r>
                        <m:sSub>
                          <m:sSubPr>
                            <m:ctrlPr>
                              <w:rPr>
                                <w:rFonts w:ascii="Cambria Math" w:hAnsi="Cambria Math" w:cs="Calibri"/>
                                <w:i/>
                                <w:noProof/>
                                <w:sz w:val="20"/>
                                <w:szCs w:val="20"/>
                              </w:rPr>
                            </m:ctrlPr>
                          </m:sSubPr>
                          <m:e>
                            <m:r>
                              <w:rPr>
                                <w:rFonts w:ascii="Cambria Math" w:hAnsi="Cambria Math" w:cs="Calibri"/>
                                <w:noProof/>
                                <w:sz w:val="20"/>
                                <w:szCs w:val="20"/>
                              </w:rPr>
                              <m:t xml:space="preserve">          CV</m:t>
                            </m:r>
                          </m:e>
                          <m:sub>
                            <m:r>
                              <w:rPr>
                                <w:rFonts w:ascii="Cambria Math" w:hAnsi="Cambria Math" w:cs="Calibri"/>
                                <w:noProof/>
                                <w:sz w:val="20"/>
                                <w:szCs w:val="20"/>
                              </w:rPr>
                              <m:t>min</m:t>
                            </m:r>
                          </m:sub>
                        </m:sSub>
                        <m:r>
                          <w:rPr>
                            <w:rFonts w:ascii="Cambria Math" w:hAnsi="Cambria Math" w:cs="Calibri"/>
                            <w:noProof/>
                            <w:sz w:val="20"/>
                            <w:szCs w:val="20"/>
                          </w:rPr>
                          <m:t>&lt;cv&lt;</m:t>
                        </m:r>
                        <m:sSub>
                          <m:sSubPr>
                            <m:ctrlPr>
                              <w:rPr>
                                <w:rFonts w:ascii="Cambria Math" w:hAnsi="Cambria Math" w:cs="Calibri"/>
                                <w:i/>
                                <w:noProof/>
                                <w:sz w:val="20"/>
                                <w:szCs w:val="20"/>
                              </w:rPr>
                            </m:ctrlPr>
                          </m:sSubPr>
                          <m:e>
                            <m:r>
                              <w:rPr>
                                <w:rFonts w:ascii="Cambria Math" w:hAnsi="Cambria Math" w:cs="Calibri"/>
                                <w:noProof/>
                                <w:sz w:val="20"/>
                                <w:szCs w:val="20"/>
                              </w:rPr>
                              <m:t>CV</m:t>
                            </m:r>
                          </m:e>
                          <m:sub>
                            <m:r>
                              <w:rPr>
                                <w:rFonts w:ascii="Cambria Math" w:hAnsi="Cambria Math" w:cs="Calibri"/>
                                <w:noProof/>
                                <w:sz w:val="20"/>
                                <w:szCs w:val="20"/>
                              </w:rPr>
                              <m:t>max</m:t>
                            </m:r>
                          </m:sub>
                        </m:sSub>
                      </m:e>
                      <m:e>
                        <m:r>
                          <w:rPr>
                            <w:rFonts w:ascii="Cambria Math" w:hAnsi="Cambria Math" w:cs="Calibri"/>
                            <w:noProof/>
                            <w:sz w:val="20"/>
                            <w:szCs w:val="20"/>
                          </w:rPr>
                          <m:t>af=</m:t>
                        </m:r>
                        <m:sSub>
                          <m:sSubPr>
                            <m:ctrlPr>
                              <w:rPr>
                                <w:rFonts w:ascii="Cambria Math" w:hAnsi="Cambria Math" w:cs="Calibri"/>
                                <w:i/>
                                <w:noProof/>
                                <w:sz w:val="20"/>
                                <w:szCs w:val="20"/>
                              </w:rPr>
                            </m:ctrlPr>
                          </m:sSubPr>
                          <m:e>
                            <m:r>
                              <w:rPr>
                                <w:rFonts w:ascii="Cambria Math" w:hAnsi="Cambria Math" w:cs="Calibri"/>
                                <w:noProof/>
                                <w:sz w:val="20"/>
                                <w:szCs w:val="20"/>
                              </w:rPr>
                              <m:t>CV</m:t>
                            </m:r>
                          </m:e>
                          <m:sub>
                            <m:r>
                              <w:rPr>
                                <w:rFonts w:ascii="Cambria Math" w:hAnsi="Cambria Math" w:cs="Calibri"/>
                                <w:noProof/>
                                <w:sz w:val="20"/>
                                <w:szCs w:val="20"/>
                              </w:rPr>
                              <m:t>min</m:t>
                            </m:r>
                          </m:sub>
                        </m:sSub>
                        <m:r>
                          <w:rPr>
                            <w:rFonts w:ascii="Cambria Math" w:hAnsi="Cambria Math" w:cs="Calibri"/>
                            <w:noProof/>
                            <w:sz w:val="20"/>
                            <w:szCs w:val="20"/>
                          </w:rPr>
                          <m:t>-</m:t>
                        </m:r>
                        <m:sSub>
                          <m:sSubPr>
                            <m:ctrlPr>
                              <w:rPr>
                                <w:rFonts w:ascii="Cambria Math" w:hAnsi="Cambria Math" w:cs="Calibri"/>
                                <w:i/>
                                <w:noProof/>
                                <w:sz w:val="20"/>
                                <w:szCs w:val="20"/>
                              </w:rPr>
                            </m:ctrlPr>
                          </m:sSubPr>
                          <m:e>
                            <m:r>
                              <w:rPr>
                                <w:rFonts w:ascii="Cambria Math" w:hAnsi="Cambria Math" w:cs="Calibri"/>
                                <w:noProof/>
                                <w:sz w:val="20"/>
                                <w:szCs w:val="20"/>
                              </w:rPr>
                              <m:t>CV</m:t>
                            </m:r>
                          </m:e>
                          <m:sub>
                            <m:r>
                              <w:rPr>
                                <w:rFonts w:ascii="Cambria Math" w:hAnsi="Cambria Math" w:cs="Calibri"/>
                                <w:noProof/>
                                <w:sz w:val="20"/>
                                <w:szCs w:val="20"/>
                              </w:rPr>
                              <m:t>sp</m:t>
                            </m:r>
                          </m:sub>
                        </m:sSub>
                        <m:r>
                          <w:rPr>
                            <w:rFonts w:ascii="Cambria Math" w:hAnsi="Cambria Math" w:cs="Calibri"/>
                            <w:noProof/>
                            <w:sz w:val="20"/>
                            <w:szCs w:val="20"/>
                          </w:rPr>
                          <m:t xml:space="preserve">     cv≤</m:t>
                        </m:r>
                        <m:sSub>
                          <m:sSubPr>
                            <m:ctrlPr>
                              <w:rPr>
                                <w:rFonts w:ascii="Cambria Math" w:hAnsi="Cambria Math" w:cs="Calibri"/>
                                <w:i/>
                                <w:noProof/>
                                <w:sz w:val="20"/>
                                <w:szCs w:val="20"/>
                              </w:rPr>
                            </m:ctrlPr>
                          </m:sSubPr>
                          <m:e>
                            <m:r>
                              <w:rPr>
                                <w:rFonts w:ascii="Cambria Math" w:hAnsi="Cambria Math" w:cs="Calibri"/>
                                <w:noProof/>
                                <w:sz w:val="20"/>
                                <w:szCs w:val="20"/>
                              </w:rPr>
                              <m:t>CV</m:t>
                            </m:r>
                          </m:e>
                          <m:sub>
                            <m:r>
                              <w:rPr>
                                <w:rFonts w:ascii="Cambria Math" w:hAnsi="Cambria Math" w:cs="Calibri"/>
                                <w:noProof/>
                                <w:sz w:val="20"/>
                                <w:szCs w:val="20"/>
                              </w:rPr>
                              <m:t>min</m:t>
                            </m:r>
                          </m:sub>
                        </m:sSub>
                      </m:e>
                    </m:eqArr>
                  </m:e>
                </m:d>
              </m:oMath>
            </m:oMathPara>
          </w:p>
        </w:tc>
        <w:tc>
          <w:tcPr>
            <w:tcW w:w="882" w:type="dxa"/>
          </w:tcPr>
          <w:p w14:paraId="06448889" w14:textId="77777777" w:rsidR="003D4A22" w:rsidRPr="000B3348" w:rsidRDefault="003D4A22" w:rsidP="00E26FD8">
            <w:pPr>
              <w:jc w:val="both"/>
              <w:rPr>
                <w:rFonts w:ascii="Calibri" w:hAnsi="Calibri" w:cs="Calibri"/>
                <w:noProof/>
                <w:sz w:val="20"/>
                <w:szCs w:val="20"/>
                <w:lang w:val="en-US"/>
              </w:rPr>
            </w:pPr>
            <w:r w:rsidRPr="000B3348">
              <w:rPr>
                <w:rFonts w:ascii="Calibri" w:hAnsi="Calibri" w:cs="Calibri"/>
                <w:noProof/>
                <w:sz w:val="20"/>
                <w:szCs w:val="20"/>
                <w:lang w:val="en-US"/>
              </w:rPr>
              <w:t>Eq. 9</w:t>
            </w:r>
          </w:p>
        </w:tc>
      </w:tr>
      <w:tr w:rsidR="00377BBC" w:rsidRPr="000B3348" w14:paraId="4EEA8685" w14:textId="77777777" w:rsidTr="00A03CD2">
        <w:tc>
          <w:tcPr>
            <w:tcW w:w="8190" w:type="dxa"/>
          </w:tcPr>
          <w:p w14:paraId="048F9885" w14:textId="0D1A7ACB" w:rsidR="00377BBC" w:rsidRPr="000B3348" w:rsidRDefault="00377BBC" w:rsidP="00E26FD8">
            <w:pPr>
              <w:jc w:val="both"/>
              <w:rPr>
                <w:rFonts w:ascii="Calibri" w:hAnsi="Calibri" w:cs="Calibri"/>
                <w:noProof/>
                <w:sz w:val="20"/>
                <w:szCs w:val="20"/>
              </w:rPr>
            </w:pPr>
          </w:p>
        </w:tc>
        <w:tc>
          <w:tcPr>
            <w:tcW w:w="882" w:type="dxa"/>
          </w:tcPr>
          <w:p w14:paraId="13DAE0B0" w14:textId="77777777" w:rsidR="00377BBC" w:rsidRPr="000B3348" w:rsidRDefault="00377BBC" w:rsidP="00E26FD8">
            <w:pPr>
              <w:jc w:val="both"/>
              <w:rPr>
                <w:rFonts w:ascii="Calibri" w:hAnsi="Calibri" w:cs="Calibri"/>
                <w:noProof/>
                <w:sz w:val="20"/>
                <w:szCs w:val="20"/>
              </w:rPr>
            </w:pPr>
          </w:p>
        </w:tc>
      </w:tr>
      <w:tr w:rsidR="003D4A22" w:rsidRPr="000B3348" w14:paraId="62343E83" w14:textId="77777777" w:rsidTr="00A03CD2">
        <w:tc>
          <w:tcPr>
            <w:tcW w:w="8190" w:type="dxa"/>
          </w:tcPr>
          <w:p w14:paraId="63719EEA" w14:textId="77777777" w:rsidR="003D4A22" w:rsidRPr="000B3348" w:rsidRDefault="003D4A22" w:rsidP="00E26FD8">
            <w:pPr>
              <w:pStyle w:val="NormalWeb"/>
              <w:jc w:val="both"/>
              <w:rPr>
                <w:rFonts w:ascii="Calibri" w:hAnsi="Calibri" w:cs="Calibri"/>
                <w:noProof/>
                <w:sz w:val="20"/>
                <w:szCs w:val="20"/>
                <w:lang w:val="en-US"/>
              </w:rPr>
            </w:pPr>
            <w:r w:rsidRPr="000B3348">
              <w:rPr>
                <w:rFonts w:ascii="Calibri" w:hAnsi="Calibri" w:cs="Calibri"/>
                <w:noProof/>
                <w:sz w:val="20"/>
                <w:szCs w:val="20"/>
                <w:lang w:val="en-US"/>
              </w:rPr>
              <w:t>where:</w:t>
            </w:r>
          </w:p>
          <w:p w14:paraId="18EA71D1" w14:textId="50FA210D" w:rsidR="003D4A22" w:rsidRPr="000B3348" w:rsidRDefault="00CA58FB" w:rsidP="00E26FD8">
            <w:pPr>
              <w:pStyle w:val="NormalWeb"/>
              <w:numPr>
                <w:ilvl w:val="0"/>
                <w:numId w:val="17"/>
              </w:numPr>
              <w:jc w:val="both"/>
              <w:rPr>
                <w:rFonts w:ascii="Calibri" w:hAnsi="Calibri" w:cs="Calibri"/>
                <w:noProof/>
                <w:sz w:val="20"/>
                <w:szCs w:val="20"/>
                <w:lang w:val="en-US"/>
              </w:rPr>
            </w:pPr>
            <m:oMath>
              <m:r>
                <w:rPr>
                  <w:rFonts w:ascii="Cambria Math" w:hAnsi="Cambria Math" w:cs="Calibri"/>
                  <w:noProof/>
                  <w:sz w:val="20"/>
                  <w:szCs w:val="20"/>
                  <w:lang w:val="en-US"/>
                </w:rPr>
                <m:t>af</m:t>
              </m:r>
            </m:oMath>
            <w:r w:rsidR="003D4A22" w:rsidRPr="000B3348">
              <w:rPr>
                <w:rFonts w:ascii="Calibri" w:hAnsi="Calibri" w:cs="Calibri"/>
                <w:noProof/>
                <w:sz w:val="20"/>
                <w:szCs w:val="20"/>
                <w:lang w:val="en-US"/>
              </w:rPr>
              <w:t xml:space="preserve"> = receptor activation</w:t>
            </w:r>
          </w:p>
          <w:p w14:paraId="751D2D99" w14:textId="6EFEBE95" w:rsidR="003D4A22" w:rsidRPr="000B3348" w:rsidRDefault="00F44624" w:rsidP="00E26FD8">
            <w:pPr>
              <w:pStyle w:val="NormalWeb"/>
              <w:numPr>
                <w:ilvl w:val="0"/>
                <w:numId w:val="17"/>
              </w:numPr>
              <w:jc w:val="both"/>
              <w:rPr>
                <w:rFonts w:ascii="Calibri" w:hAnsi="Calibri" w:cs="Calibri"/>
                <w:noProof/>
                <w:sz w:val="20"/>
                <w:szCs w:val="20"/>
                <w:lang w:val="en-US"/>
              </w:rPr>
            </w:pPr>
            <m:oMath>
              <m:r>
                <w:rPr>
                  <w:rFonts w:ascii="Cambria Math" w:hAnsi="Cambria Math" w:cs="Calibri"/>
                  <w:noProof/>
                  <w:sz w:val="20"/>
                  <w:szCs w:val="20"/>
                  <w:lang w:val="en-US"/>
                </w:rPr>
                <m:t>C</m:t>
              </m:r>
              <m:sSub>
                <m:sSubPr>
                  <m:ctrlPr>
                    <w:rPr>
                      <w:rFonts w:ascii="Cambria Math" w:hAnsi="Cambria Math" w:cs="Calibri"/>
                      <w:i/>
                      <w:noProof/>
                      <w:sz w:val="20"/>
                      <w:szCs w:val="20"/>
                    </w:rPr>
                  </m:ctrlPr>
                </m:sSubPr>
                <m:e>
                  <m:r>
                    <w:rPr>
                      <w:rFonts w:ascii="Cambria Math" w:hAnsi="Cambria Math" w:cs="Calibri"/>
                      <w:noProof/>
                      <w:sz w:val="20"/>
                      <w:szCs w:val="20"/>
                      <w:lang w:val="en-US"/>
                    </w:rPr>
                    <m:t>V</m:t>
                  </m:r>
                </m:e>
                <m:sub>
                  <m:r>
                    <w:rPr>
                      <w:rFonts w:ascii="Cambria Math" w:hAnsi="Cambria Math" w:cs="Calibri"/>
                      <w:noProof/>
                      <w:sz w:val="20"/>
                      <w:szCs w:val="20"/>
                      <w:lang w:val="en-US"/>
                    </w:rPr>
                    <m:t>sp</m:t>
                  </m:r>
                </m:sub>
              </m:sSub>
            </m:oMath>
            <w:r w:rsidR="003D4A22" w:rsidRPr="000B3348">
              <w:rPr>
                <w:rFonts w:ascii="Calibri" w:hAnsi="Calibri" w:cs="Calibri"/>
                <w:noProof/>
                <w:sz w:val="20"/>
                <w:szCs w:val="20"/>
                <w:lang w:val="en-US"/>
              </w:rPr>
              <w:t xml:space="preserve"> = setpoint of the controlled variable</w:t>
            </w:r>
          </w:p>
          <w:p w14:paraId="7B6B3C24" w14:textId="77777777" w:rsidR="003D4A22" w:rsidRPr="000B3348" w:rsidRDefault="003D4A22" w:rsidP="00E26FD8">
            <w:pPr>
              <w:pStyle w:val="NormalWeb"/>
              <w:numPr>
                <w:ilvl w:val="0"/>
                <w:numId w:val="17"/>
              </w:numPr>
              <w:jc w:val="both"/>
              <w:rPr>
                <w:rFonts w:ascii="Calibri" w:hAnsi="Calibri" w:cs="Calibri"/>
                <w:noProof/>
                <w:sz w:val="20"/>
                <w:szCs w:val="20"/>
                <w:lang w:val="en-US"/>
              </w:rPr>
            </w:pPr>
            <m:oMath>
              <m:r>
                <w:rPr>
                  <w:rFonts w:ascii="Cambria Math" w:hAnsi="Cambria Math" w:cs="Calibri"/>
                  <w:noProof/>
                  <w:sz w:val="20"/>
                  <w:szCs w:val="20"/>
                  <w:lang w:val="en-US"/>
                </w:rPr>
                <m:t>C</m:t>
              </m:r>
              <m:sSub>
                <m:sSubPr>
                  <m:ctrlPr>
                    <w:rPr>
                      <w:rFonts w:ascii="Cambria Math" w:hAnsi="Cambria Math" w:cs="Calibri"/>
                      <w:noProof/>
                      <w:sz w:val="20"/>
                      <w:szCs w:val="20"/>
                      <w:lang w:val="en-US"/>
                    </w:rPr>
                  </m:ctrlPr>
                </m:sSubPr>
                <m:e>
                  <m:r>
                    <w:rPr>
                      <w:rFonts w:ascii="Cambria Math" w:hAnsi="Cambria Math" w:cs="Calibri"/>
                      <w:noProof/>
                      <w:sz w:val="20"/>
                      <w:szCs w:val="20"/>
                      <w:lang w:val="en-US"/>
                    </w:rPr>
                    <m:t>V</m:t>
                  </m:r>
                </m:e>
                <m:sub>
                  <m:r>
                    <w:rPr>
                      <w:rFonts w:ascii="Cambria Math" w:hAnsi="Cambria Math" w:cs="Calibri"/>
                      <w:noProof/>
                      <w:sz w:val="20"/>
                      <w:szCs w:val="20"/>
                      <w:lang w:val="en-US"/>
                    </w:rPr>
                    <m:t>max</m:t>
                  </m:r>
                </m:sub>
              </m:sSub>
            </m:oMath>
            <w:r w:rsidRPr="000B3348">
              <w:rPr>
                <w:rFonts w:ascii="Calibri" w:hAnsi="Calibri" w:cs="Calibri"/>
                <w:noProof/>
                <w:sz w:val="20"/>
                <w:szCs w:val="20"/>
                <w:lang w:val="en-US"/>
              </w:rPr>
              <w:t xml:space="preserve"> = maximum value of the controlled variable</w:t>
            </w:r>
          </w:p>
          <w:p w14:paraId="7477287A" w14:textId="7E21B249" w:rsidR="00F44624" w:rsidRPr="000B3348" w:rsidRDefault="00F44624" w:rsidP="00F44624">
            <w:pPr>
              <w:pStyle w:val="NormalWeb"/>
              <w:numPr>
                <w:ilvl w:val="0"/>
                <w:numId w:val="17"/>
              </w:numPr>
              <w:jc w:val="both"/>
              <w:rPr>
                <w:rFonts w:ascii="Calibri" w:hAnsi="Calibri" w:cs="Calibri"/>
                <w:noProof/>
                <w:sz w:val="20"/>
                <w:szCs w:val="20"/>
                <w:lang w:val="en-US"/>
              </w:rPr>
            </w:pPr>
            <m:oMath>
              <m:r>
                <w:rPr>
                  <w:rFonts w:ascii="Cambria Math" w:hAnsi="Cambria Math" w:cs="Calibri"/>
                  <w:noProof/>
                  <w:sz w:val="20"/>
                  <w:szCs w:val="20"/>
                  <w:lang w:val="en-US"/>
                </w:rPr>
                <m:t>C</m:t>
              </m:r>
              <m:sSub>
                <m:sSubPr>
                  <m:ctrlPr>
                    <w:rPr>
                      <w:rFonts w:ascii="Cambria Math" w:hAnsi="Cambria Math" w:cs="Calibri"/>
                      <w:noProof/>
                      <w:sz w:val="20"/>
                      <w:szCs w:val="20"/>
                      <w:lang w:val="en-US"/>
                    </w:rPr>
                  </m:ctrlPr>
                </m:sSubPr>
                <m:e>
                  <m:r>
                    <w:rPr>
                      <w:rFonts w:ascii="Cambria Math" w:hAnsi="Cambria Math" w:cs="Calibri"/>
                      <w:noProof/>
                      <w:sz w:val="20"/>
                      <w:szCs w:val="20"/>
                      <w:lang w:val="en-US"/>
                    </w:rPr>
                    <m:t>V</m:t>
                  </m:r>
                </m:e>
                <m:sub>
                  <m:r>
                    <w:rPr>
                      <w:rFonts w:ascii="Cambria Math" w:hAnsi="Cambria Math" w:cs="Calibri"/>
                      <w:noProof/>
                      <w:sz w:val="20"/>
                      <w:szCs w:val="20"/>
                      <w:lang w:val="en-US"/>
                    </w:rPr>
                    <m:t>min</m:t>
                  </m:r>
                </m:sub>
              </m:sSub>
            </m:oMath>
            <w:r w:rsidRPr="000B3348">
              <w:rPr>
                <w:rFonts w:ascii="Calibri" w:hAnsi="Calibri" w:cs="Calibri"/>
                <w:noProof/>
                <w:sz w:val="20"/>
                <w:szCs w:val="20"/>
                <w:lang w:val="en-US"/>
              </w:rPr>
              <w:t xml:space="preserve"> = </w:t>
            </w:r>
            <w:r w:rsidR="00CC1DE6" w:rsidRPr="000B3348">
              <w:rPr>
                <w:rFonts w:ascii="Calibri" w:hAnsi="Calibri" w:cs="Calibri"/>
                <w:noProof/>
                <w:sz w:val="20"/>
                <w:szCs w:val="20"/>
                <w:lang w:val="en-US"/>
              </w:rPr>
              <w:t>minimum</w:t>
            </w:r>
            <w:r w:rsidRPr="000B3348">
              <w:rPr>
                <w:rFonts w:ascii="Calibri" w:hAnsi="Calibri" w:cs="Calibri"/>
                <w:noProof/>
                <w:sz w:val="20"/>
                <w:szCs w:val="20"/>
                <w:lang w:val="en-US"/>
              </w:rPr>
              <w:t xml:space="preserve"> value of the controlled variable</w:t>
            </w:r>
          </w:p>
          <w:p w14:paraId="665F3B7E" w14:textId="5EB6C7AF" w:rsidR="003D4A22" w:rsidRPr="00B549C2" w:rsidRDefault="003D4A22" w:rsidP="00E26FD8">
            <w:pPr>
              <w:jc w:val="both"/>
              <w:rPr>
                <w:rFonts w:ascii="Calibri" w:hAnsi="Calibri" w:cs="Calibri"/>
                <w:noProof/>
                <w:sz w:val="20"/>
                <w:szCs w:val="20"/>
              </w:rPr>
            </w:pPr>
            <w:r w:rsidRPr="000B3348">
              <w:rPr>
                <w:rFonts w:ascii="Calibri" w:hAnsi="Calibri" w:cs="Calibri"/>
                <w:noProof/>
                <w:sz w:val="20"/>
                <w:szCs w:val="20"/>
                <w:lang w:val="en-US"/>
              </w:rPr>
              <w:t>To represent the finite adaptation time of</w:t>
            </w:r>
            <w:r w:rsidR="00381058">
              <w:rPr>
                <w:rFonts w:ascii="Calibri" w:hAnsi="Calibri" w:cs="Calibri"/>
                <w:noProof/>
                <w:sz w:val="20"/>
                <w:szCs w:val="20"/>
                <w:lang w:val="en-US"/>
              </w:rPr>
              <w:t xml:space="preserve"> the receptor</w:t>
            </w:r>
            <w:r w:rsidRPr="000B3348">
              <w:rPr>
                <w:rFonts w:ascii="Calibri" w:hAnsi="Calibri" w:cs="Calibri"/>
                <w:noProof/>
                <w:sz w:val="20"/>
                <w:szCs w:val="20"/>
                <w:lang w:val="en-US"/>
              </w:rPr>
              <w:t>, the activation is low-pass filtered using a discrete-time first-order filter</w:t>
            </w:r>
            <w:r w:rsidR="00B549C2">
              <w:rPr>
                <w:rFonts w:ascii="Calibri" w:hAnsi="Calibri" w:cs="Calibri"/>
                <w:noProof/>
                <w:sz w:val="20"/>
                <w:szCs w:val="20"/>
                <w:lang w:val="en-US"/>
              </w:rPr>
              <w:t xml:space="preserve"> with receptor time constant </w:t>
            </w:r>
            <m:oMath>
              <m:sSub>
                <m:sSubPr>
                  <m:ctrlPr>
                    <w:rPr>
                      <w:rFonts w:ascii="Cambria Math" w:hAnsi="Cambria Math" w:cs="Calibri"/>
                      <w:i/>
                      <w:noProof/>
                      <w:sz w:val="20"/>
                      <w:szCs w:val="20"/>
                    </w:rPr>
                  </m:ctrlPr>
                </m:sSubPr>
                <m:e>
                  <m:r>
                    <w:rPr>
                      <w:rFonts w:ascii="Cambria Math" w:hAnsi="Cambria Math" w:cs="Calibri"/>
                      <w:noProof/>
                      <w:sz w:val="20"/>
                      <w:szCs w:val="20"/>
                      <w:lang w:val="en-US"/>
                    </w:rPr>
                    <m:t>τ</m:t>
                  </m:r>
                </m:e>
                <m:sub>
                  <m:r>
                    <w:rPr>
                      <w:rFonts w:ascii="Cambria Math" w:hAnsi="Cambria Math" w:cs="Calibri"/>
                      <w:noProof/>
                      <w:sz w:val="20"/>
                      <w:szCs w:val="20"/>
                      <w:lang w:val="en-US"/>
                    </w:rPr>
                    <m:t>Cv</m:t>
                  </m:r>
                </m:sub>
              </m:sSub>
            </m:oMath>
            <w:r w:rsidR="002F2512">
              <w:rPr>
                <w:rFonts w:ascii="Calibri" w:hAnsi="Calibri" w:cs="Calibri"/>
                <w:noProof/>
                <w:sz w:val="20"/>
                <w:szCs w:val="20"/>
              </w:rPr>
              <w:t xml:space="preserve"> resulting in a filtered activation </w:t>
            </w:r>
            <m:oMath>
              <m:r>
                <w:rPr>
                  <w:rFonts w:ascii="Cambria Math" w:hAnsi="Cambria Math" w:cs="Calibri"/>
                  <w:noProof/>
                  <w:sz w:val="20"/>
                  <w:szCs w:val="20"/>
                </w:rPr>
                <m:t>a</m:t>
              </m:r>
            </m:oMath>
            <w:r w:rsidR="00CA58FB">
              <w:rPr>
                <w:rFonts w:ascii="Calibri" w:hAnsi="Calibri" w:cs="Calibri"/>
                <w:noProof/>
                <w:sz w:val="20"/>
                <w:szCs w:val="20"/>
              </w:rPr>
              <w:t>.</w:t>
            </w:r>
          </w:p>
        </w:tc>
        <w:tc>
          <w:tcPr>
            <w:tcW w:w="882" w:type="dxa"/>
          </w:tcPr>
          <w:p w14:paraId="6E7A3AF2" w14:textId="77777777" w:rsidR="003D4A22" w:rsidRPr="000B3348" w:rsidRDefault="003D4A22" w:rsidP="00E26FD8">
            <w:pPr>
              <w:jc w:val="both"/>
              <w:rPr>
                <w:rFonts w:ascii="Calibri" w:hAnsi="Calibri" w:cs="Calibri"/>
                <w:noProof/>
                <w:sz w:val="20"/>
                <w:szCs w:val="20"/>
                <w:lang w:val="en-US"/>
              </w:rPr>
            </w:pPr>
          </w:p>
        </w:tc>
      </w:tr>
    </w:tbl>
    <w:p w14:paraId="094F1750" w14:textId="77777777" w:rsidR="003D4A22" w:rsidRPr="000B3348" w:rsidRDefault="003D4A22" w:rsidP="00E26FD8">
      <w:pPr>
        <w:jc w:val="both"/>
        <w:rPr>
          <w:rFonts w:ascii="Calibri" w:hAnsi="Calibri" w:cs="Calibri"/>
          <w:noProof/>
          <w:sz w:val="20"/>
          <w:szCs w:val="20"/>
        </w:rPr>
      </w:pPr>
    </w:p>
    <w:p w14:paraId="1BFDBDFE" w14:textId="12AC3C41" w:rsidR="00CA58FB" w:rsidRPr="000B3348" w:rsidRDefault="003D4A22" w:rsidP="00E26FD8">
      <w:pPr>
        <w:jc w:val="both"/>
        <w:rPr>
          <w:rFonts w:ascii="Calibri" w:hAnsi="Calibri" w:cs="Calibri"/>
          <w:noProof/>
          <w:sz w:val="20"/>
          <w:szCs w:val="20"/>
        </w:rPr>
      </w:pPr>
      <w:r w:rsidRPr="000B3348">
        <w:rPr>
          <w:rFonts w:ascii="Calibri" w:hAnsi="Calibri" w:cs="Calibri"/>
          <w:noProof/>
          <w:sz w:val="20"/>
          <w:szCs w:val="20"/>
        </w:rPr>
        <w:t xml:space="preserve">The </w:t>
      </w:r>
      <w:r w:rsidR="00CA58FB">
        <w:rPr>
          <w:rFonts w:ascii="Calibri" w:hAnsi="Calibri" w:cs="Calibri"/>
          <w:noProof/>
          <w:sz w:val="20"/>
          <w:szCs w:val="20"/>
        </w:rPr>
        <w:t>sympatho-vagal-balance</w:t>
      </w:r>
      <w:r w:rsidRPr="000B3348">
        <w:rPr>
          <w:rFonts w:ascii="Calibri" w:hAnsi="Calibri" w:cs="Calibri"/>
          <w:noProof/>
          <w:sz w:val="20"/>
          <w:szCs w:val="20"/>
        </w:rPr>
        <w:t xml:space="preserve"> is</w:t>
      </w:r>
      <w:r w:rsidR="00CA58FB">
        <w:rPr>
          <w:rFonts w:ascii="Calibri" w:hAnsi="Calibri" w:cs="Calibri"/>
          <w:noProof/>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0"/>
        <w:gridCol w:w="792"/>
      </w:tblGrid>
      <w:tr w:rsidR="003D4A22" w:rsidRPr="000B3348" w14:paraId="3954D0D0" w14:textId="77777777" w:rsidTr="00A03CD2">
        <w:tc>
          <w:tcPr>
            <w:tcW w:w="8280" w:type="dxa"/>
          </w:tcPr>
          <w:p w14:paraId="25E7D9F8" w14:textId="02001445" w:rsidR="003D4A22" w:rsidRPr="000B3348" w:rsidRDefault="003D4A22" w:rsidP="00E26FD8">
            <w:pPr>
              <w:jc w:val="both"/>
              <w:rPr>
                <w:rFonts w:ascii="Calibri" w:hAnsi="Calibri" w:cs="Calibri"/>
                <w:noProof/>
                <w:sz w:val="20"/>
                <w:szCs w:val="20"/>
                <w:lang w:val="en-US"/>
              </w:rPr>
            </w:pPr>
            <m:oMathPara>
              <m:oMath>
                <m:r>
                  <w:rPr>
                    <w:rFonts w:ascii="Cambria Math" w:hAnsi="Cambria Math" w:cs="Calibri"/>
                    <w:noProof/>
                    <w:sz w:val="20"/>
                    <w:szCs w:val="20"/>
                    <w:lang w:val="en-US"/>
                  </w:rPr>
                  <m:t>svb(t)=</m:t>
                </m:r>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G</m:t>
                    </m:r>
                  </m:e>
                  <m:sub>
                    <m:f>
                      <m:fPr>
                        <m:type m:val="lin"/>
                        <m:ctrlPr>
                          <w:rPr>
                            <w:rFonts w:ascii="Cambria Math" w:hAnsi="Cambria Math" w:cs="Calibri"/>
                            <w:i/>
                            <w:noProof/>
                            <w:sz w:val="20"/>
                            <w:szCs w:val="20"/>
                            <w:lang w:val="en-US"/>
                          </w:rPr>
                        </m:ctrlPr>
                      </m:fPr>
                      <m:num>
                        <m:r>
                          <w:rPr>
                            <w:rFonts w:ascii="Cambria Math" w:hAnsi="Cambria Math" w:cs="Calibri"/>
                            <w:noProof/>
                            <w:sz w:val="20"/>
                            <w:szCs w:val="20"/>
                            <w:lang w:val="en-US"/>
                          </w:rPr>
                          <m:t>svb</m:t>
                        </m:r>
                      </m:num>
                      <m:den>
                        <m:r>
                          <w:rPr>
                            <w:rFonts w:ascii="Cambria Math" w:hAnsi="Cambria Math" w:cs="Calibri"/>
                            <w:noProof/>
                            <w:sz w:val="20"/>
                            <w:szCs w:val="20"/>
                            <w:lang w:val="en-US"/>
                          </w:rPr>
                          <m:t>map</m:t>
                        </m:r>
                      </m:den>
                    </m:f>
                  </m:sub>
                </m:sSub>
                <m:r>
                  <w:rPr>
                    <w:rFonts w:ascii="Cambria Math" w:hAnsi="Cambria Math" w:cs="Calibri"/>
                    <w:noProof/>
                    <w:sz w:val="20"/>
                    <w:szCs w:val="20"/>
                    <w:lang w:val="en-US"/>
                  </w:rPr>
                  <m:t>*a</m:t>
                </m:r>
              </m:oMath>
            </m:oMathPara>
          </w:p>
        </w:tc>
        <w:tc>
          <w:tcPr>
            <w:tcW w:w="792" w:type="dxa"/>
          </w:tcPr>
          <w:p w14:paraId="4AA1B976" w14:textId="6778AF26" w:rsidR="003D4A22" w:rsidRPr="000B3348" w:rsidRDefault="003D4A22" w:rsidP="00E26FD8">
            <w:pPr>
              <w:jc w:val="both"/>
              <w:rPr>
                <w:rFonts w:ascii="Calibri" w:hAnsi="Calibri" w:cs="Calibri"/>
                <w:noProof/>
                <w:sz w:val="20"/>
                <w:szCs w:val="20"/>
                <w:lang w:val="en-US"/>
              </w:rPr>
            </w:pPr>
            <w:r w:rsidRPr="000B3348">
              <w:rPr>
                <w:rFonts w:ascii="Calibri" w:hAnsi="Calibri" w:cs="Calibri"/>
                <w:noProof/>
                <w:sz w:val="20"/>
                <w:szCs w:val="20"/>
                <w:lang w:val="en-US"/>
              </w:rPr>
              <w:t>Eq. 1</w:t>
            </w:r>
            <w:r w:rsidR="005F5013">
              <w:rPr>
                <w:rFonts w:ascii="Calibri" w:hAnsi="Calibri" w:cs="Calibri"/>
                <w:noProof/>
                <w:sz w:val="20"/>
                <w:szCs w:val="20"/>
                <w:lang w:val="en-US"/>
              </w:rPr>
              <w:t>0</w:t>
            </w:r>
          </w:p>
        </w:tc>
      </w:tr>
    </w:tbl>
    <w:p w14:paraId="05DB9974" w14:textId="2EA09638" w:rsidR="003D4A22" w:rsidRPr="000B3348" w:rsidRDefault="003D4A22" w:rsidP="00CA58FB">
      <w:pPr>
        <w:rPr>
          <w:rFonts w:ascii="Calibri" w:hAnsi="Calibri" w:cs="Calibri"/>
          <w:noProof/>
          <w:sz w:val="20"/>
          <w:szCs w:val="20"/>
        </w:rPr>
      </w:pPr>
      <w:r w:rsidRPr="000B3348">
        <w:rPr>
          <w:rFonts w:ascii="Calibri" w:hAnsi="Calibri" w:cs="Calibri"/>
          <w:i/>
          <w:noProof/>
          <w:sz w:val="20"/>
          <w:szCs w:val="20"/>
        </w:rPr>
        <w:lastRenderedPageBreak/>
        <w:br/>
      </w:r>
      <w:r w:rsidRPr="000B3348">
        <w:rPr>
          <w:rFonts w:ascii="Calibri" w:hAnsi="Calibri" w:cs="Calibri"/>
          <w:noProof/>
          <w:sz w:val="20"/>
          <w:szCs w:val="20"/>
        </w:rPr>
        <w:t xml:space="preserve">where </w:t>
      </w:r>
      <m:oMath>
        <m:sSub>
          <m:sSubPr>
            <m:ctrlPr>
              <w:rPr>
                <w:rFonts w:ascii="Cambria Math" w:hAnsi="Cambria Math" w:cs="Calibri"/>
                <w:noProof/>
                <w:sz w:val="20"/>
                <w:szCs w:val="20"/>
              </w:rPr>
            </m:ctrlPr>
          </m:sSubPr>
          <m:e>
            <m:r>
              <w:rPr>
                <w:rFonts w:ascii="Cambria Math" w:hAnsi="Cambria Math" w:cs="Calibri"/>
                <w:noProof/>
                <w:sz w:val="20"/>
                <w:szCs w:val="20"/>
              </w:rPr>
              <m:t>G</m:t>
            </m:r>
          </m:e>
          <m:sub>
            <m:r>
              <w:rPr>
                <w:rFonts w:ascii="Cambria Math" w:hAnsi="Cambria Math" w:cs="Calibri"/>
                <w:noProof/>
                <w:sz w:val="20"/>
                <w:szCs w:val="20"/>
              </w:rPr>
              <m:t>svb</m:t>
            </m:r>
            <m:r>
              <m:rPr>
                <m:sty m:val="p"/>
              </m:rPr>
              <w:rPr>
                <w:rFonts w:ascii="Cambria Math" w:hAnsi="Cambria Math" w:cs="Calibri"/>
                <w:noProof/>
                <w:sz w:val="20"/>
                <w:szCs w:val="20"/>
              </w:rPr>
              <m:t>/</m:t>
            </m:r>
            <m:r>
              <w:rPr>
                <w:rFonts w:ascii="Cambria Math" w:hAnsi="Cambria Math" w:cs="Calibri"/>
                <w:noProof/>
                <w:sz w:val="20"/>
                <w:szCs w:val="20"/>
              </w:rPr>
              <m:t>map</m:t>
            </m:r>
          </m:sub>
        </m:sSub>
      </m:oMath>
      <w:r w:rsidRPr="000B3348">
        <w:rPr>
          <w:rFonts w:ascii="Calibri" w:hAnsi="Calibri" w:cs="Calibri"/>
          <w:noProof/>
          <w:sz w:val="20"/>
          <w:szCs w:val="20"/>
        </w:rPr>
        <w:t xml:space="preserve"> defines the contribution of </w:t>
      </w:r>
      <w:r w:rsidR="00CA58FB">
        <w:rPr>
          <w:rFonts w:ascii="Calibri" w:hAnsi="Calibri" w:cs="Calibri"/>
          <w:noProof/>
          <w:sz w:val="20"/>
          <w:szCs w:val="20"/>
        </w:rPr>
        <w:t xml:space="preserve">mean arterial pressure </w:t>
      </w:r>
      <w:r w:rsidRPr="000B3348">
        <w:rPr>
          <w:rFonts w:ascii="Calibri" w:hAnsi="Calibri" w:cs="Calibri"/>
          <w:noProof/>
          <w:sz w:val="20"/>
          <w:szCs w:val="20"/>
        </w:rPr>
        <w:t>to the autonomic output.</w:t>
      </w:r>
    </w:p>
    <w:p w14:paraId="549A9B1B" w14:textId="77777777" w:rsidR="003D4A22" w:rsidRPr="000B3348" w:rsidRDefault="003D4A22" w:rsidP="00E26FD8">
      <w:pPr>
        <w:jc w:val="both"/>
        <w:rPr>
          <w:rFonts w:ascii="Calibri" w:hAnsi="Calibri" w:cs="Calibri"/>
          <w:noProof/>
          <w:sz w:val="20"/>
          <w:szCs w:val="20"/>
        </w:rPr>
      </w:pPr>
    </w:p>
    <w:p w14:paraId="4A3D3BD7" w14:textId="77777777" w:rsidR="003D4A22" w:rsidRPr="000B3348" w:rsidRDefault="003D4A22" w:rsidP="00E26FD8">
      <w:pPr>
        <w:jc w:val="both"/>
        <w:rPr>
          <w:rFonts w:ascii="Calibri" w:hAnsi="Calibri" w:cs="Calibri"/>
          <w:b/>
          <w:bCs/>
          <w:noProof/>
          <w:sz w:val="20"/>
          <w:szCs w:val="20"/>
        </w:rPr>
      </w:pPr>
      <w:r w:rsidRPr="000B3348">
        <w:rPr>
          <w:rFonts w:ascii="Calibri" w:hAnsi="Calibri" w:cs="Calibri"/>
          <w:b/>
          <w:bCs/>
          <w:noProof/>
          <w:sz w:val="20"/>
          <w:szCs w:val="20"/>
        </w:rPr>
        <w:t>Efferent control of cardiovascular effectors</w:t>
      </w:r>
    </w:p>
    <w:p w14:paraId="2A2D8990" w14:textId="77777777" w:rsidR="003D4A22" w:rsidRPr="000B3348" w:rsidRDefault="003D4A22" w:rsidP="00E26FD8">
      <w:pPr>
        <w:jc w:val="both"/>
        <w:rPr>
          <w:rFonts w:ascii="Calibri" w:hAnsi="Calibri" w:cs="Calibri"/>
          <w:noProof/>
          <w:sz w:val="20"/>
          <w:szCs w:val="20"/>
        </w:rPr>
      </w:pPr>
      <w:r w:rsidRPr="000B3348">
        <w:rPr>
          <w:rFonts w:ascii="Calibri" w:hAnsi="Calibri" w:cs="Calibri"/>
          <w:noProof/>
          <w:sz w:val="20"/>
          <w:szCs w:val="20"/>
        </w:rPr>
        <w:t>Each effector is modulated as a relative change from its baseline reference value, scaled by its sensitivity to SVB:</w:t>
      </w:r>
    </w:p>
    <w:p w14:paraId="300326B7" w14:textId="77777777" w:rsidR="003D4A22" w:rsidRPr="000B3348" w:rsidRDefault="003D4A22" w:rsidP="00E26FD8">
      <w:pPr>
        <w:jc w:val="both"/>
        <w:rPr>
          <w:rFonts w:ascii="Calibri" w:hAnsi="Calibri" w:cs="Calibri"/>
          <w:noProof/>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5"/>
        <w:gridCol w:w="787"/>
      </w:tblGrid>
      <w:tr w:rsidR="003D4A22" w:rsidRPr="000B3348" w14:paraId="1FDCB1B4" w14:textId="77777777" w:rsidTr="00E471C3">
        <w:tc>
          <w:tcPr>
            <w:tcW w:w="8275" w:type="dxa"/>
          </w:tcPr>
          <w:p w14:paraId="03F10650" w14:textId="4186E78E" w:rsidR="003D4A22" w:rsidRPr="000B3348" w:rsidRDefault="003D4A22" w:rsidP="00E26FD8">
            <w:pPr>
              <w:jc w:val="both"/>
              <w:rPr>
                <w:rFonts w:ascii="Calibri" w:hAnsi="Calibri" w:cs="Calibri"/>
                <w:noProof/>
                <w:sz w:val="20"/>
                <w:szCs w:val="20"/>
                <w:lang w:val="en-US"/>
              </w:rPr>
            </w:pPr>
            <m:oMathPara>
              <m:oMath>
                <m:r>
                  <w:rPr>
                    <w:rFonts w:ascii="Cambria Math" w:hAnsi="Cambria Math" w:cs="Calibri"/>
                    <w:noProof/>
                    <w:sz w:val="20"/>
                    <w:szCs w:val="20"/>
                    <w:lang w:val="en-US"/>
                  </w:rPr>
                  <m:t>ef</m:t>
                </m:r>
                <m:d>
                  <m:dPr>
                    <m:ctrlPr>
                      <w:rPr>
                        <w:rFonts w:ascii="Cambria Math" w:hAnsi="Cambria Math" w:cs="Calibri"/>
                        <w:i/>
                        <w:noProof/>
                        <w:sz w:val="20"/>
                        <w:szCs w:val="20"/>
                        <w:lang w:val="en-US"/>
                      </w:rPr>
                    </m:ctrlPr>
                  </m:dPr>
                  <m:e>
                    <m:r>
                      <w:rPr>
                        <w:rFonts w:ascii="Cambria Math" w:hAnsi="Cambria Math" w:cs="Calibri"/>
                        <w:noProof/>
                        <w:sz w:val="20"/>
                        <w:szCs w:val="20"/>
                        <w:lang w:val="en-US"/>
                      </w:rPr>
                      <m:t>svb</m:t>
                    </m:r>
                  </m:e>
                </m:d>
                <m:r>
                  <w:rPr>
                    <w:rFonts w:ascii="Cambria Math" w:hAnsi="Cambria Math" w:cs="Calibri"/>
                    <w:noProof/>
                    <w:sz w:val="20"/>
                    <w:szCs w:val="20"/>
                    <w:lang w:val="en-US"/>
                  </w:rPr>
                  <m:t>=</m:t>
                </m:r>
                <m:d>
                  <m:dPr>
                    <m:ctrlPr>
                      <w:rPr>
                        <w:rFonts w:ascii="Cambria Math" w:hAnsi="Cambria Math" w:cs="Calibri"/>
                        <w:i/>
                        <w:noProof/>
                        <w:sz w:val="20"/>
                        <w:szCs w:val="20"/>
                        <w:lang w:val="en-US"/>
                      </w:rPr>
                    </m:ctrlPr>
                  </m:dPr>
                  <m:e>
                    <m:r>
                      <w:rPr>
                        <w:rFonts w:ascii="Cambria Math" w:hAnsi="Cambria Math" w:cs="Calibri"/>
                        <w:noProof/>
                        <w:sz w:val="20"/>
                        <w:szCs w:val="20"/>
                        <w:lang w:val="en-US"/>
                      </w:rPr>
                      <m:t>1+G</m:t>
                    </m:r>
                    <m:f>
                      <m:fPr>
                        <m:ctrlPr>
                          <w:rPr>
                            <w:rFonts w:ascii="Cambria Math" w:hAnsi="Cambria Math" w:cs="Calibri"/>
                            <w:i/>
                            <w:noProof/>
                            <w:sz w:val="20"/>
                            <w:szCs w:val="20"/>
                            <w:lang w:val="en-US"/>
                          </w:rPr>
                        </m:ctrlPr>
                      </m:fPr>
                      <m:num>
                        <m:r>
                          <w:rPr>
                            <w:rFonts w:ascii="Cambria Math" w:hAnsi="Cambria Math" w:cs="Calibri"/>
                            <w:noProof/>
                            <w:sz w:val="20"/>
                            <w:szCs w:val="20"/>
                            <w:lang w:val="en-US"/>
                          </w:rPr>
                          <m:t>ef</m:t>
                        </m:r>
                      </m:num>
                      <m:den>
                        <m:r>
                          <w:rPr>
                            <w:rFonts w:ascii="Cambria Math" w:hAnsi="Cambria Math" w:cs="Calibri"/>
                            <w:noProof/>
                            <w:sz w:val="20"/>
                            <w:szCs w:val="20"/>
                            <w:lang w:val="en-US"/>
                          </w:rPr>
                          <m:t>svb</m:t>
                        </m:r>
                      </m:den>
                    </m:f>
                    <m:r>
                      <w:rPr>
                        <w:rFonts w:ascii="Cambria Math" w:hAnsi="Cambria Math" w:cs="Calibri"/>
                        <w:noProof/>
                        <w:sz w:val="20"/>
                        <w:szCs w:val="20"/>
                        <w:lang w:val="en-US"/>
                      </w:rPr>
                      <m:t>*svb(t)</m:t>
                    </m:r>
                  </m:e>
                </m:d>
                <m:r>
                  <w:rPr>
                    <w:rFonts w:ascii="Cambria Math" w:hAnsi="Cambria Math" w:cs="Calibri"/>
                    <w:noProof/>
                    <w:sz w:val="20"/>
                    <w:szCs w:val="20"/>
                    <w:lang w:val="en-US"/>
                  </w:rPr>
                  <m:t>*e</m:t>
                </m:r>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f</m:t>
                    </m:r>
                  </m:e>
                  <m:sub>
                    <m:r>
                      <w:rPr>
                        <w:rFonts w:ascii="Cambria Math" w:hAnsi="Cambria Math" w:cs="Calibri"/>
                        <w:noProof/>
                        <w:sz w:val="20"/>
                        <w:szCs w:val="20"/>
                        <w:lang w:val="en-US"/>
                      </w:rPr>
                      <m:t>ref</m:t>
                    </m:r>
                  </m:sub>
                </m:sSub>
              </m:oMath>
            </m:oMathPara>
          </w:p>
        </w:tc>
        <w:tc>
          <w:tcPr>
            <w:tcW w:w="787" w:type="dxa"/>
          </w:tcPr>
          <w:p w14:paraId="508BD7A5" w14:textId="1D412608" w:rsidR="003D4A22" w:rsidRPr="000B3348" w:rsidRDefault="003D4A22" w:rsidP="00E26FD8">
            <w:pPr>
              <w:jc w:val="both"/>
              <w:rPr>
                <w:rFonts w:ascii="Calibri" w:hAnsi="Calibri" w:cs="Calibri"/>
                <w:noProof/>
                <w:sz w:val="20"/>
                <w:szCs w:val="20"/>
                <w:lang w:val="en-US"/>
              </w:rPr>
            </w:pPr>
            <w:r w:rsidRPr="000B3348">
              <w:rPr>
                <w:rFonts w:ascii="Calibri" w:hAnsi="Calibri" w:cs="Calibri"/>
                <w:noProof/>
                <w:sz w:val="20"/>
                <w:szCs w:val="20"/>
                <w:lang w:val="en-US"/>
              </w:rPr>
              <w:t>Eq. 1</w:t>
            </w:r>
            <w:r w:rsidR="005F5013">
              <w:rPr>
                <w:rFonts w:ascii="Calibri" w:hAnsi="Calibri" w:cs="Calibri"/>
                <w:noProof/>
                <w:sz w:val="20"/>
                <w:szCs w:val="20"/>
                <w:lang w:val="en-US"/>
              </w:rPr>
              <w:t>1</w:t>
            </w:r>
          </w:p>
        </w:tc>
      </w:tr>
    </w:tbl>
    <w:p w14:paraId="709A1B48" w14:textId="77777777" w:rsidR="003D4A22" w:rsidRPr="000B3348" w:rsidRDefault="003D4A22" w:rsidP="00E26FD8">
      <w:pPr>
        <w:jc w:val="both"/>
        <w:rPr>
          <w:rFonts w:ascii="Calibri" w:hAnsi="Calibri" w:cs="Calibri"/>
          <w:noProof/>
          <w:sz w:val="20"/>
          <w:szCs w:val="20"/>
        </w:rPr>
      </w:pPr>
    </w:p>
    <w:p w14:paraId="631591A4" w14:textId="77777777" w:rsidR="003D4A22" w:rsidRPr="000B3348" w:rsidRDefault="003D4A22" w:rsidP="00E26FD8">
      <w:pPr>
        <w:jc w:val="both"/>
        <w:rPr>
          <w:rFonts w:ascii="Calibri" w:hAnsi="Calibri" w:cs="Calibri"/>
          <w:noProof/>
          <w:sz w:val="20"/>
          <w:szCs w:val="20"/>
        </w:rPr>
      </w:pPr>
      <w:r w:rsidRPr="000B3348">
        <w:rPr>
          <w:rFonts w:ascii="Calibri" w:hAnsi="Calibri" w:cs="Calibri"/>
          <w:noProof/>
          <w:sz w:val="20"/>
          <w:szCs w:val="20"/>
        </w:rPr>
        <w:t xml:space="preserve">where </w:t>
      </w:r>
      <m:oMath>
        <m:sSub>
          <m:sSubPr>
            <m:ctrlPr>
              <w:rPr>
                <w:rFonts w:ascii="Cambria Math" w:hAnsi="Cambria Math" w:cs="Calibri"/>
                <w:noProof/>
                <w:sz w:val="20"/>
                <w:szCs w:val="20"/>
              </w:rPr>
            </m:ctrlPr>
          </m:sSubPr>
          <m:e>
            <m:r>
              <w:rPr>
                <w:rFonts w:ascii="Cambria Math" w:hAnsi="Cambria Math" w:cs="Calibri"/>
                <w:noProof/>
                <w:sz w:val="20"/>
                <w:szCs w:val="20"/>
              </w:rPr>
              <m:t>G</m:t>
            </m:r>
          </m:e>
          <m:sub>
            <m:r>
              <w:rPr>
                <w:rFonts w:ascii="Cambria Math" w:hAnsi="Cambria Math" w:cs="Calibri"/>
                <w:noProof/>
                <w:sz w:val="20"/>
                <w:szCs w:val="20"/>
              </w:rPr>
              <m:t>ef</m:t>
            </m:r>
            <m:r>
              <m:rPr>
                <m:sty m:val="p"/>
              </m:rPr>
              <w:rPr>
                <w:rFonts w:ascii="Cambria Math" w:hAnsi="Cambria Math" w:cs="Calibri"/>
                <w:noProof/>
                <w:sz w:val="20"/>
                <w:szCs w:val="20"/>
              </w:rPr>
              <m:t>/</m:t>
            </m:r>
            <m:r>
              <w:rPr>
                <w:rFonts w:ascii="Cambria Math" w:hAnsi="Cambria Math" w:cs="Calibri"/>
                <w:noProof/>
                <w:sz w:val="20"/>
                <w:szCs w:val="20"/>
              </w:rPr>
              <m:t>svb</m:t>
            </m:r>
          </m:sub>
        </m:sSub>
      </m:oMath>
      <w:r w:rsidRPr="000B3348">
        <w:rPr>
          <w:rFonts w:ascii="Calibri" w:hAnsi="Calibri" w:cs="Calibri"/>
          <w:noProof/>
          <w:sz w:val="20"/>
          <w:szCs w:val="20"/>
        </w:rPr>
        <w:t xml:space="preserve">is the gain relating SVB to the specific effector, and </w:t>
      </w:r>
      <m:oMath>
        <m:r>
          <w:rPr>
            <w:rFonts w:ascii="Cambria Math" w:hAnsi="Cambria Math" w:cs="Calibri"/>
            <w:noProof/>
            <w:sz w:val="20"/>
            <w:szCs w:val="20"/>
          </w:rPr>
          <m:t>e</m:t>
        </m:r>
        <m:sSub>
          <m:sSubPr>
            <m:ctrlPr>
              <w:rPr>
                <w:rFonts w:ascii="Cambria Math" w:hAnsi="Cambria Math" w:cs="Calibri"/>
                <w:noProof/>
                <w:sz w:val="20"/>
                <w:szCs w:val="20"/>
              </w:rPr>
            </m:ctrlPr>
          </m:sSubPr>
          <m:e>
            <m:r>
              <w:rPr>
                <w:rFonts w:ascii="Cambria Math" w:hAnsi="Cambria Math" w:cs="Calibri"/>
                <w:noProof/>
                <w:sz w:val="20"/>
                <w:szCs w:val="20"/>
              </w:rPr>
              <m:t>f</m:t>
            </m:r>
          </m:e>
          <m:sub>
            <m:r>
              <w:rPr>
                <w:rFonts w:ascii="Cambria Math" w:hAnsi="Cambria Math" w:cs="Calibri"/>
                <w:noProof/>
                <w:sz w:val="20"/>
                <w:szCs w:val="20"/>
              </w:rPr>
              <m:t>ref</m:t>
            </m:r>
          </m:sub>
        </m:sSub>
      </m:oMath>
      <w:r w:rsidRPr="000B3348">
        <w:rPr>
          <w:rFonts w:ascii="Calibri" w:hAnsi="Calibri" w:cs="Calibri"/>
          <w:noProof/>
          <w:sz w:val="20"/>
          <w:szCs w:val="20"/>
        </w:rPr>
        <w:t xml:space="preserve"> is its reference value.</w:t>
      </w:r>
    </w:p>
    <w:p w14:paraId="4D811D6A" w14:textId="77777777" w:rsidR="003D4A22" w:rsidRPr="000B3348" w:rsidRDefault="003D4A22" w:rsidP="00E26FD8">
      <w:pPr>
        <w:jc w:val="both"/>
        <w:rPr>
          <w:rFonts w:ascii="Calibri" w:hAnsi="Calibri" w:cs="Calibri"/>
          <w:noProof/>
          <w:sz w:val="20"/>
          <w:szCs w:val="20"/>
        </w:rPr>
      </w:pPr>
    </w:p>
    <w:p w14:paraId="6D52475E" w14:textId="77777777" w:rsidR="003D4A22" w:rsidRPr="000B3348" w:rsidRDefault="003D4A22" w:rsidP="00E26FD8">
      <w:pPr>
        <w:jc w:val="both"/>
        <w:rPr>
          <w:rFonts w:ascii="Calibri" w:hAnsi="Calibri" w:cs="Calibri"/>
          <w:noProof/>
          <w:sz w:val="20"/>
          <w:szCs w:val="20"/>
        </w:rPr>
      </w:pPr>
    </w:p>
    <w:p w14:paraId="54B372AB" w14:textId="771F7895" w:rsidR="00FF6114" w:rsidRPr="000B3348" w:rsidRDefault="00C163EF" w:rsidP="00E26FD8">
      <w:pPr>
        <w:jc w:val="both"/>
        <w:rPr>
          <w:rFonts w:ascii="Calibri" w:hAnsi="Calibri" w:cs="Calibri"/>
          <w:b/>
          <w:bCs/>
          <w:noProof/>
          <w:sz w:val="20"/>
          <w:szCs w:val="20"/>
        </w:rPr>
      </w:pPr>
      <w:r w:rsidRPr="000B3348">
        <w:rPr>
          <w:rFonts w:ascii="Calibri" w:hAnsi="Calibri" w:cs="Calibri"/>
          <w:b/>
          <w:bCs/>
          <w:noProof/>
          <w:sz w:val="20"/>
          <w:szCs w:val="20"/>
        </w:rPr>
        <w:t xml:space="preserve">2.3 </w:t>
      </w:r>
      <w:r w:rsidR="003D4A22" w:rsidRPr="000B3348">
        <w:rPr>
          <w:rFonts w:ascii="Calibri" w:hAnsi="Calibri" w:cs="Calibri"/>
          <w:b/>
          <w:bCs/>
          <w:noProof/>
          <w:sz w:val="20"/>
          <w:szCs w:val="20"/>
        </w:rPr>
        <w:t>Software implementation and code verification</w:t>
      </w:r>
    </w:p>
    <w:p w14:paraId="5EC0637B" w14:textId="77777777" w:rsidR="00FF6114" w:rsidRPr="000B3348" w:rsidRDefault="00FF6114" w:rsidP="00E26FD8">
      <w:pPr>
        <w:pStyle w:val="NoSpacing"/>
        <w:jc w:val="both"/>
        <w:rPr>
          <w:rFonts w:ascii="Calibri" w:hAnsi="Calibri" w:cs="Calibri"/>
          <w:noProof/>
          <w:sz w:val="20"/>
          <w:szCs w:val="20"/>
        </w:rPr>
      </w:pPr>
    </w:p>
    <w:p w14:paraId="6C6073AE" w14:textId="201F8A54" w:rsidR="003D4A22" w:rsidRPr="000B3348" w:rsidRDefault="003D4A22" w:rsidP="00A11FED">
      <w:pPr>
        <w:pStyle w:val="NoSpacing"/>
        <w:ind w:firstLine="708"/>
        <w:jc w:val="both"/>
        <w:rPr>
          <w:rFonts w:ascii="Calibri" w:hAnsi="Calibri" w:cs="Calibri"/>
          <w:noProof/>
          <w:sz w:val="20"/>
          <w:szCs w:val="20"/>
        </w:rPr>
      </w:pPr>
      <w:r w:rsidRPr="000B3348">
        <w:rPr>
          <w:rFonts w:ascii="Calibri" w:hAnsi="Calibri" w:cs="Calibri"/>
          <w:noProof/>
          <w:sz w:val="20"/>
          <w:szCs w:val="20"/>
        </w:rPr>
        <w:t>The main target audience of EXPLAIN consists of clinical researchers in neonatal intensive care.  The user can explore</w:t>
      </w:r>
      <w:r w:rsidR="00CF2433">
        <w:rPr>
          <w:rFonts w:ascii="Calibri" w:hAnsi="Calibri" w:cs="Calibri"/>
          <w:noProof/>
          <w:sz w:val="20"/>
          <w:szCs w:val="20"/>
        </w:rPr>
        <w:t xml:space="preserve"> effects of therapeutic interventions and different </w:t>
      </w:r>
      <w:r w:rsidRPr="000B3348">
        <w:rPr>
          <w:rFonts w:ascii="Calibri" w:hAnsi="Calibri" w:cs="Calibri"/>
          <w:noProof/>
          <w:sz w:val="20"/>
          <w:szCs w:val="20"/>
        </w:rPr>
        <w:t>clinical conditions</w:t>
      </w:r>
      <w:r w:rsidR="00A11FED">
        <w:rPr>
          <w:rFonts w:ascii="Calibri" w:hAnsi="Calibri" w:cs="Calibri"/>
          <w:noProof/>
          <w:sz w:val="20"/>
          <w:szCs w:val="20"/>
        </w:rPr>
        <w:t xml:space="preserve"> including the validation experiments of this paper</w:t>
      </w:r>
      <w:r w:rsidR="00237DBE">
        <w:rPr>
          <w:rFonts w:ascii="Calibri" w:hAnsi="Calibri" w:cs="Calibri"/>
          <w:noProof/>
          <w:sz w:val="20"/>
          <w:szCs w:val="20"/>
        </w:rPr>
        <w:t xml:space="preserve">. </w:t>
      </w:r>
      <w:r w:rsidRPr="000B3348">
        <w:rPr>
          <w:rFonts w:ascii="Calibri" w:hAnsi="Calibri" w:cs="Calibri"/>
          <w:noProof/>
          <w:sz w:val="20"/>
          <w:szCs w:val="20"/>
        </w:rPr>
        <w:t xml:space="preserve">The free software is accessible using standard browsers via </w:t>
      </w:r>
      <w:hyperlink r:id="rId34" w:history="1">
        <w:r w:rsidR="00A11FED" w:rsidRPr="00821E5B">
          <w:rPr>
            <w:rStyle w:val="Hyperlink"/>
            <w:rFonts w:ascii="Calibri" w:hAnsi="Calibri" w:cs="Calibri"/>
            <w:noProof/>
            <w:sz w:val="20"/>
            <w:szCs w:val="20"/>
          </w:rPr>
          <w:t>https://explain-user.com</w:t>
        </w:r>
      </w:hyperlink>
      <w:r w:rsidRPr="000B3348">
        <w:rPr>
          <w:rFonts w:ascii="Calibri" w:hAnsi="Calibri" w:cs="Calibri"/>
          <w:noProof/>
          <w:sz w:val="20"/>
          <w:szCs w:val="20"/>
        </w:rPr>
        <w:t>.</w:t>
      </w:r>
      <w:r w:rsidR="00A11FED">
        <w:rPr>
          <w:rFonts w:ascii="Calibri" w:hAnsi="Calibri" w:cs="Calibri"/>
          <w:noProof/>
          <w:sz w:val="20"/>
          <w:szCs w:val="20"/>
        </w:rPr>
        <w:t xml:space="preserve"> </w:t>
      </w:r>
      <w:r w:rsidRPr="000B3348">
        <w:rPr>
          <w:rFonts w:ascii="Calibri" w:hAnsi="Calibri" w:cs="Calibri"/>
          <w:noProof/>
          <w:sz w:val="20"/>
          <w:szCs w:val="20"/>
        </w:rPr>
        <w:t>An important additional objective of the present work is to enable model developers to understand, use, and modify the model and corresponding code.  The EXPLAIN source code is available upon request. The source code is extensively annotated. Developers with undergraduate level software engineering experience, should, after a few days of familiarization with the environment, be able to:</w:t>
      </w:r>
    </w:p>
    <w:p w14:paraId="4B42DC36" w14:textId="77777777" w:rsidR="003D4A22" w:rsidRPr="000B3348" w:rsidRDefault="003D4A22" w:rsidP="00E26FD8">
      <w:pPr>
        <w:pStyle w:val="NoSpacing"/>
        <w:jc w:val="both"/>
        <w:rPr>
          <w:rFonts w:ascii="Calibri" w:hAnsi="Calibri" w:cs="Calibri"/>
          <w:noProof/>
          <w:sz w:val="20"/>
          <w:szCs w:val="20"/>
        </w:rPr>
      </w:pPr>
    </w:p>
    <w:p w14:paraId="5F06E326" w14:textId="29A930A0" w:rsidR="003D4A22" w:rsidRPr="000B3348" w:rsidRDefault="003D4A22" w:rsidP="00E26FD8">
      <w:pPr>
        <w:pStyle w:val="NoSpacing"/>
        <w:numPr>
          <w:ilvl w:val="0"/>
          <w:numId w:val="5"/>
        </w:numPr>
        <w:jc w:val="both"/>
        <w:rPr>
          <w:rFonts w:ascii="Calibri" w:hAnsi="Calibri" w:cs="Calibri"/>
          <w:noProof/>
          <w:sz w:val="20"/>
          <w:szCs w:val="20"/>
        </w:rPr>
      </w:pPr>
      <w:r w:rsidRPr="000B3348">
        <w:rPr>
          <w:rFonts w:ascii="Calibri" w:hAnsi="Calibri" w:cs="Calibri"/>
          <w:noProof/>
          <w:sz w:val="20"/>
          <w:szCs w:val="20"/>
        </w:rPr>
        <w:t>run the described integrated model, and plot graphs of variables of interest, for example, right ventricular pressures and volumes,</w:t>
      </w:r>
    </w:p>
    <w:p w14:paraId="26451959" w14:textId="5ABB386C" w:rsidR="003D4A22" w:rsidRPr="000B3348" w:rsidRDefault="003D4A22" w:rsidP="00E26FD8">
      <w:pPr>
        <w:pStyle w:val="NoSpacing"/>
        <w:numPr>
          <w:ilvl w:val="0"/>
          <w:numId w:val="5"/>
        </w:numPr>
        <w:jc w:val="both"/>
        <w:rPr>
          <w:rFonts w:ascii="Calibri" w:hAnsi="Calibri" w:cs="Calibri"/>
          <w:noProof/>
          <w:sz w:val="20"/>
          <w:szCs w:val="20"/>
        </w:rPr>
      </w:pPr>
      <w:r w:rsidRPr="000B3348">
        <w:rPr>
          <w:rFonts w:ascii="Calibri" w:hAnsi="Calibri" w:cs="Calibri"/>
          <w:noProof/>
          <w:sz w:val="20"/>
          <w:szCs w:val="20"/>
        </w:rPr>
        <w:t>modify patient profiles via initial state variables and parameters, for example, create a hypotensive patient,</w:t>
      </w:r>
    </w:p>
    <w:p w14:paraId="43EA3E6D" w14:textId="77777777" w:rsidR="003D4A22" w:rsidRPr="000B3348" w:rsidRDefault="003D4A22" w:rsidP="00E26FD8">
      <w:pPr>
        <w:pStyle w:val="NoSpacing"/>
        <w:numPr>
          <w:ilvl w:val="0"/>
          <w:numId w:val="5"/>
        </w:numPr>
        <w:jc w:val="both"/>
        <w:rPr>
          <w:rFonts w:ascii="Calibri" w:hAnsi="Calibri" w:cs="Calibri"/>
          <w:noProof/>
          <w:sz w:val="20"/>
          <w:szCs w:val="20"/>
        </w:rPr>
      </w:pPr>
      <w:r w:rsidRPr="000B3348">
        <w:rPr>
          <w:rFonts w:ascii="Calibri" w:hAnsi="Calibri" w:cs="Calibri"/>
          <w:noProof/>
          <w:sz w:val="20"/>
          <w:szCs w:val="20"/>
        </w:rPr>
        <w:t>modify model structure, for example, remove separate tissue capacitances and compartments to create a simpler model or to create an anatomical variant of the normal circulation.</w:t>
      </w:r>
    </w:p>
    <w:p w14:paraId="0C69C64D" w14:textId="77777777" w:rsidR="003D4A22" w:rsidRPr="000B3348" w:rsidRDefault="003D4A22" w:rsidP="00E26FD8">
      <w:pPr>
        <w:pStyle w:val="NoSpacing"/>
        <w:jc w:val="both"/>
        <w:rPr>
          <w:rFonts w:ascii="Calibri" w:hAnsi="Calibri" w:cs="Calibri"/>
          <w:noProof/>
          <w:sz w:val="20"/>
          <w:szCs w:val="20"/>
        </w:rPr>
      </w:pPr>
    </w:p>
    <w:p w14:paraId="50E91E43" w14:textId="77777777"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With a little more time, developers should be able to:</w:t>
      </w:r>
    </w:p>
    <w:p w14:paraId="1A3AC337" w14:textId="77777777" w:rsidR="003D4A22" w:rsidRPr="000B3348" w:rsidRDefault="003D4A22" w:rsidP="00E26FD8">
      <w:pPr>
        <w:pStyle w:val="NoSpacing"/>
        <w:jc w:val="both"/>
        <w:rPr>
          <w:rFonts w:ascii="Calibri" w:hAnsi="Calibri" w:cs="Calibri"/>
          <w:noProof/>
          <w:sz w:val="20"/>
          <w:szCs w:val="20"/>
        </w:rPr>
      </w:pPr>
    </w:p>
    <w:p w14:paraId="5B5FC469" w14:textId="5B708051" w:rsidR="003D4A22" w:rsidRPr="000B3348" w:rsidRDefault="003D4A22" w:rsidP="00E26FD8">
      <w:pPr>
        <w:pStyle w:val="NoSpacing"/>
        <w:numPr>
          <w:ilvl w:val="0"/>
          <w:numId w:val="5"/>
        </w:numPr>
        <w:jc w:val="both"/>
        <w:rPr>
          <w:rFonts w:ascii="Calibri" w:hAnsi="Calibri" w:cs="Calibri"/>
          <w:noProof/>
          <w:sz w:val="20"/>
          <w:szCs w:val="20"/>
        </w:rPr>
      </w:pPr>
      <w:r w:rsidRPr="000B3348">
        <w:rPr>
          <w:rFonts w:ascii="Calibri" w:hAnsi="Calibri" w:cs="Calibri"/>
          <w:noProof/>
          <w:sz w:val="20"/>
          <w:szCs w:val="20"/>
        </w:rPr>
        <w:t>modify properties of model components, for example, create a regurgitating cardiac valve,</w:t>
      </w:r>
    </w:p>
    <w:p w14:paraId="03FEC92A" w14:textId="77777777" w:rsidR="003D4A22" w:rsidRPr="000B3348" w:rsidRDefault="003D4A22" w:rsidP="00E26FD8">
      <w:pPr>
        <w:pStyle w:val="NoSpacing"/>
        <w:numPr>
          <w:ilvl w:val="0"/>
          <w:numId w:val="5"/>
        </w:numPr>
        <w:jc w:val="both"/>
        <w:rPr>
          <w:rFonts w:ascii="Calibri" w:hAnsi="Calibri" w:cs="Calibri"/>
          <w:noProof/>
          <w:sz w:val="20"/>
          <w:szCs w:val="20"/>
        </w:rPr>
      </w:pPr>
      <w:r w:rsidRPr="000B3348">
        <w:rPr>
          <w:rFonts w:ascii="Calibri" w:hAnsi="Calibri" w:cs="Calibri"/>
          <w:noProof/>
          <w:sz w:val="20"/>
          <w:szCs w:val="20"/>
        </w:rPr>
        <w:t>add models, for example, liver metabolism,</w:t>
      </w:r>
    </w:p>
    <w:p w14:paraId="6077FBA4" w14:textId="05F791A6" w:rsidR="003D4A22" w:rsidRPr="000B3348" w:rsidRDefault="003D4A22" w:rsidP="00E26FD8">
      <w:pPr>
        <w:pStyle w:val="NoSpacing"/>
        <w:numPr>
          <w:ilvl w:val="0"/>
          <w:numId w:val="5"/>
        </w:numPr>
        <w:jc w:val="both"/>
        <w:rPr>
          <w:rFonts w:ascii="Calibri" w:hAnsi="Calibri" w:cs="Calibri"/>
          <w:noProof/>
          <w:sz w:val="20"/>
          <w:szCs w:val="20"/>
        </w:rPr>
      </w:pPr>
      <w:r w:rsidRPr="000B3348">
        <w:rPr>
          <w:rFonts w:ascii="Calibri" w:hAnsi="Calibri" w:cs="Calibri"/>
          <w:noProof/>
          <w:sz w:val="20"/>
          <w:szCs w:val="20"/>
        </w:rPr>
        <w:t>optimize numerical integration methods and simulation run-time,</w:t>
      </w:r>
    </w:p>
    <w:p w14:paraId="75FDA2EF" w14:textId="77777777" w:rsidR="003D4A22" w:rsidRPr="000B3348" w:rsidRDefault="003D4A22" w:rsidP="00E26FD8">
      <w:pPr>
        <w:pStyle w:val="NoSpacing"/>
        <w:numPr>
          <w:ilvl w:val="0"/>
          <w:numId w:val="5"/>
        </w:numPr>
        <w:jc w:val="both"/>
        <w:rPr>
          <w:rFonts w:ascii="Calibri" w:hAnsi="Calibri" w:cs="Calibri"/>
          <w:noProof/>
          <w:sz w:val="20"/>
          <w:szCs w:val="20"/>
        </w:rPr>
      </w:pPr>
      <w:r w:rsidRPr="000B3348">
        <w:rPr>
          <w:rFonts w:ascii="Calibri" w:hAnsi="Calibri" w:cs="Calibri"/>
          <w:noProof/>
          <w:sz w:val="20"/>
          <w:szCs w:val="20"/>
        </w:rPr>
        <w:t>use the models in other applications, for example, in clinical decision support.</w:t>
      </w:r>
    </w:p>
    <w:p w14:paraId="1E609B4B" w14:textId="77777777" w:rsidR="003D4A22" w:rsidRPr="000B3348" w:rsidRDefault="003D4A22" w:rsidP="00E26FD8">
      <w:pPr>
        <w:pStyle w:val="NoSpacing"/>
        <w:jc w:val="both"/>
        <w:rPr>
          <w:rFonts w:ascii="Calibri" w:hAnsi="Calibri" w:cs="Calibri"/>
          <w:noProof/>
          <w:sz w:val="20"/>
          <w:szCs w:val="20"/>
        </w:rPr>
      </w:pPr>
    </w:p>
    <w:p w14:paraId="7B325872" w14:textId="059B4834" w:rsidR="003D4A22" w:rsidRPr="000B3348" w:rsidRDefault="003D4A22" w:rsidP="00E26FD8">
      <w:pPr>
        <w:pStyle w:val="NoSpacing"/>
        <w:jc w:val="both"/>
        <w:rPr>
          <w:rFonts w:ascii="Calibri" w:hAnsi="Calibri" w:cs="Calibri"/>
          <w:noProof/>
          <w:sz w:val="20"/>
          <w:szCs w:val="20"/>
        </w:rPr>
      </w:pPr>
      <w:bookmarkStart w:id="13" w:name="_Hlk83803176"/>
      <w:r w:rsidRPr="000B3348">
        <w:rPr>
          <w:rFonts w:ascii="Calibri" w:hAnsi="Calibri" w:cs="Calibri"/>
          <w:noProof/>
          <w:sz w:val="20"/>
          <w:szCs w:val="20"/>
          <w:highlight w:val="yellow"/>
        </w:rPr>
        <w:t>EXPLAIN is implemented as a framework-agnostic simulation engine written in JavaScript/TypeScript. The engine runs inside a Web Worker — a background execution thread separate from the user interface — and communicates with the application through a simple message-passing protocol, so that the physics loop advances independently of rendering and user interaction and the model can run in real time in a standard web browser. Each physiological component is a small, self-contained module that implements the equations of Section 2.2; complete scenarios (baseline anatomy, parameters and initial state) are defined declaratively as JSON model definitions, which makes patient profiles and structural variants straightforward to inspect, share and modify. The interactive application, built on the Vue framework, presents the animated model, parameter editors and clinical monitors, and is freely available at https://explain-user.com. The engine source code is extensively annotated and available upon request.</w:t>
      </w:r>
      <w:bookmarkEnd w:id="13"/>
      <w:r w:rsidRPr="000B3348">
        <w:rPr>
          <w:rFonts w:ascii="Calibri" w:hAnsi="Calibri" w:cs="Calibri"/>
          <w:noProof/>
          <w:sz w:val="20"/>
          <w:szCs w:val="20"/>
        </w:rPr>
      </w:r>
    </w:p>
    <w:p w14:paraId="55780333" w14:textId="77777777" w:rsidR="003D4A22" w:rsidRPr="000B3348" w:rsidRDefault="003D4A22" w:rsidP="00E26FD8">
      <w:pPr>
        <w:pStyle w:val="NoSpacing"/>
        <w:jc w:val="both"/>
        <w:rPr>
          <w:rFonts w:ascii="Calibri" w:hAnsi="Calibri" w:cs="Calibri"/>
          <w:noProof/>
          <w:sz w:val="20"/>
          <w:szCs w:val="20"/>
        </w:rPr>
      </w:pPr>
    </w:p>
    <w:p>
      <w:pPr>
        <w:pStyle w:val="NoSpacing"/>
      </w:pPr>
      <w:r>
        <w:rPr>
          <w:b/>
          <w:highlight w:val="yellow"/>
        </w:rPr>
        <w:t>2.4 AI-assisted patient-specific parameterization</w:t>
      </w:r>
    </w:p>
    <w:p>
      <w:pPr>
        <w:pStyle w:val="NoSpacing"/>
      </w:pPr>
      <w:r>
        <w:rPr>
          <w:b w:val="0"/>
          <w:highlight w:val="yellow"/>
        </w:rPr>
        <w:t>A recurring difficulty with lumped-parameter cardiovascular models is that they expose many free parameters (elastances, resistances, unstressed volumes, shunt geometry) while the clinic provides only a handful of directly measured targets — typically heart rate (HR), mean arterial pressure (MAP), central venous pressure (CVP), mean pulmonary artery pressure (PAP), cardiac output (CO), arterial oxygen saturation (SpO₂) and an arterial blood gas. To instantiate EXPLAIN for an individual patient we combine a large language model (LLM), which interprets the clinical inputs, with a deterministic closed-loop calibrator, which fits the mechanistic model to the resulting targets. The two roles are strictly separated: the LLM never edits equations or state directly, and the calibrator performs no interpretation.</w:t>
      </w:r>
    </w:p>
    <w:p>
      <w:pPr>
        <w:pStyle w:val="NoSpacing"/>
      </w:pPr>
      <w:r>
        <w:rPr>
          <w:b w:val="0"/>
          <w:highlight w:val="yellow"/>
        </w:rPr>
        <w:t>Interpretation layer. An LLM agent (Claude, Anthropic; driven through the Claude Agent SDK) reads the case description — free text, monitor values, or an attached report (PDF/CSV) — and emits a structured build specification: a baseline scenario plus a set of target values and named pathophysiological modifiers. All model-facing actions are expressed as validated commands drawn from a fixed allowlist, checked against the same parameter schema, unit conversions and physiological bounds used by the interactive editor. An automatically generated command therefore behaves exactly like a vetted manual edit, and the agent cannot reach a parameter the interface itself would refuse.</w:t>
      </w:r>
    </w:p>
    <w:p>
      <w:pPr>
        <w:pStyle w:val="NoSpacing"/>
      </w:pPr>
      <w:r>
        <w:rPr>
          <w:b w:val="0"/>
          <w:highlight w:val="yellow"/>
        </w:rPr>
        <w:t>Calibration layer. Given the targets, the calibrator assigns one physiologically interpretable lever to each measured quantity (Table X) and drives that quantity to its target with a per-target one-dimensional root-finder. The lever value l is updated from the measured value x toward the target x*. Before two samples exist the update is a proportional seed (Eq. 13); once two samples are available the calibrator switches to the secant method (Eq. 14), in which the local sensitivity of the measurement to the lever is estimated from the two most recent samples. Each lever is bounded to a physiological interval. The levers are run together inside one loop: the model is advanced to steady state (settle), every measured quantity is read as a beat-averaged mean over a short window, each lever is nudged, and the model is advanced again (warm) before re-measuring. Iteration stops when no lever moves — i.e. when every target satisfies the convergence criterion (Eq. 15) — after which a final undisturbed interval bakes the equilibrium state.</w:t>
      </w:r>
    </w:p>
    <w:p>
      <w:pPr>
        <w:pStyle w:val="NoSpacing"/>
      </w:pPr>
      <w:r>
        <w:rPr>
          <w:b w:val="0"/>
          <w:highlight w:val="yellow"/>
        </w:rPr>
        <w:t>[re-key as native equation]  Eq. 13   l(k+1) = clamp( l(k) + s·g·(x* − x(k)) , l_lo , l_hi )</w:t>
      </w:r>
    </w:p>
    <w:p>
      <w:pPr>
        <w:pStyle w:val="NoSpacing"/>
      </w:pPr>
      <w:r>
        <w:rPr>
          <w:b w:val="0"/>
          <w:highlight w:val="yellow"/>
        </w:rPr>
        <w:t>[re-key as native equation]  Eq. 14   m(k) = (x(k) − x(k−1)) / (l(k) − l(k−1)) ,   l(k+1) = clamp( l(k) + (x* − x(k)) / m(k) , l_lo , l_hi )</w:t>
      </w:r>
    </w:p>
    <w:p>
      <w:pPr>
        <w:pStyle w:val="NoSpacing"/>
      </w:pPr>
      <w:r>
        <w:rPr>
          <w:b w:val="0"/>
          <w:highlight w:val="yellow"/>
        </w:rPr>
        <w:t>[re-key as native equation]  Eq. 15   | x* − x(k) | ≤ τ</w:t>
      </w:r>
    </w:p>
    <w:p>
      <w:pPr>
        <w:pStyle w:val="NoSpacing"/>
      </w:pPr>
      <w:r>
        <w:rPr>
          <w:b w:val="0"/>
          <w:highlight w:val="yellow"/>
        </w:rPr>
        <w:t>Here s = ±1 is the sign of the lever→measurement relationship, g a seed gain, m(k) the locally estimated sensitivity, and τ a clinician-meaningful tolerance band per quantity (MAP ±3 mmHg, CVP ±1.5 mmHg, mean PAP ±3 mmHg, HR ±6 min⁻¹, CO ±0.05 L·min⁻¹, SpO₂ ±2 %, PO₂ ±6 mmHg, PCO₂ ±4 mmHg, pH ±0.03, base excess ±1.5 mmol·L⁻¹).</w:t>
      </w:r>
    </w:p>
    <w:p>
      <w:pPr>
        <w:pStyle w:val="NoSpacing"/>
      </w:pPr>
      <w:r>
        <w:rPr>
          <w:b w:val="0"/>
          <w:highlight w:val="yellow"/>
        </w:rPr>
        <w:t>Levers. For the cardiovascular targets each lever acts on a parameter already defined in Sections 2.1–2.2: MAP is driven by systemic (arteriolar) resistance; CO by ventricular maximum elastance (contractility, E_max); HR by the heart-rate reference of the cardiac-rhythm model; CVP by systemic venous unstressed volume; and mean PAP by pulmonary vascular resistance. Blood-gas targets are handled by the corresponding respiratory and acid–base levers (alveolar O₂ diffusion for PO₂/SpO₂; central ventilatory drive for PCO₂; Stewart unmeasured strong-ion difference for base excess and pH) and are described with those models in the companion papers.</w:t>
      </w:r>
    </w:p>
    <w:p>
      <w:pPr>
        <w:pStyle w:val="NoSpacing"/>
      </w:pPr>
      <w:r>
        <w:rPr>
          <w:b w:val="0"/>
          <w:highlight w:val="yellow"/>
        </w:rPr>
        <w:t>Table X. Calibration levers. Each measured cardiovascular target is driven to its value by a single physiologically interpretable lever (parameters defined in Sections 2.1–2.2). Sign indicates the direction of the lever→target relationship.</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b/>
              </w:rPr>
              <w:t>Target</w:t>
            </w:r>
          </w:p>
        </w:tc>
        <w:tc>
          <w:tcPr>
            <w:tcW w:type="dxa" w:w="3024"/>
          </w:tcPr>
          <w:p>
            <w:r/>
            <w:r>
              <w:rPr>
                <w:b/>
              </w:rPr>
              <w:t>Lever</w:t>
            </w:r>
          </w:p>
        </w:tc>
        <w:tc>
          <w:tcPr>
            <w:tcW w:type="dxa" w:w="3024"/>
          </w:tcPr>
          <w:p>
            <w:r/>
            <w:r>
              <w:rPr>
                <w:b/>
              </w:rPr>
              <w:t>Sign</w:t>
            </w:r>
          </w:p>
        </w:tc>
      </w:tr>
      <w:tr>
        <w:tc>
          <w:tcPr>
            <w:tcW w:type="dxa" w:w="3024"/>
          </w:tcPr>
          <w:p>
            <w:r/>
            <w:r>
              <w:t>Mean arterial pressure (MAP)</w:t>
            </w:r>
          </w:p>
        </w:tc>
        <w:tc>
          <w:tcPr>
            <w:tcW w:type="dxa" w:w="3024"/>
          </w:tcPr>
          <w:p>
            <w:r/>
            <w:r>
              <w:t>systemic (arteriolar) resistance</w:t>
            </w:r>
          </w:p>
        </w:tc>
        <w:tc>
          <w:tcPr>
            <w:tcW w:type="dxa" w:w="3024"/>
          </w:tcPr>
          <w:p>
            <w:r/>
            <w:r>
              <w:t>+</w:t>
            </w:r>
          </w:p>
        </w:tc>
      </w:tr>
      <w:tr>
        <w:tc>
          <w:tcPr>
            <w:tcW w:type="dxa" w:w="3024"/>
          </w:tcPr>
          <w:p>
            <w:r/>
            <w:r>
              <w:t>Cardiac output (CO)</w:t>
            </w:r>
          </w:p>
        </w:tc>
        <w:tc>
          <w:tcPr>
            <w:tcW w:type="dxa" w:w="3024"/>
          </w:tcPr>
          <w:p>
            <w:r/>
            <w:r>
              <w:t>ventricular contractility, E_max</w:t>
            </w:r>
          </w:p>
        </w:tc>
        <w:tc>
          <w:tcPr>
            <w:tcW w:type="dxa" w:w="3024"/>
          </w:tcPr>
          <w:p>
            <w:r/>
            <w:r>
              <w:t>+</w:t>
            </w:r>
          </w:p>
        </w:tc>
      </w:tr>
      <w:tr>
        <w:tc>
          <w:tcPr>
            <w:tcW w:type="dxa" w:w="3024"/>
          </w:tcPr>
          <w:p>
            <w:r/>
            <w:r>
              <w:t>Heart rate (HR)</w:t>
            </w:r>
          </w:p>
        </w:tc>
        <w:tc>
          <w:tcPr>
            <w:tcW w:type="dxa" w:w="3024"/>
          </w:tcPr>
          <w:p>
            <w:r/>
            <w:r>
              <w:t>heart-rate reference (SA-node rate)</w:t>
            </w:r>
          </w:p>
        </w:tc>
        <w:tc>
          <w:tcPr>
            <w:tcW w:type="dxa" w:w="3024"/>
          </w:tcPr>
          <w:p>
            <w:r/>
            <w:r>
              <w:t>+</w:t>
            </w:r>
          </w:p>
        </w:tc>
      </w:tr>
      <w:tr>
        <w:tc>
          <w:tcPr>
            <w:tcW w:type="dxa" w:w="3024"/>
          </w:tcPr>
          <w:p>
            <w:r/>
            <w:r>
              <w:t>Central venous pressure (CVP)</w:t>
            </w:r>
          </w:p>
        </w:tc>
        <w:tc>
          <w:tcPr>
            <w:tcW w:type="dxa" w:w="3024"/>
          </w:tcPr>
          <w:p>
            <w:r/>
            <w:r>
              <w:t>systemic venous unstressed volume</w:t>
            </w:r>
          </w:p>
        </w:tc>
        <w:tc>
          <w:tcPr>
            <w:tcW w:type="dxa" w:w="3024"/>
          </w:tcPr>
          <w:p>
            <w:r/>
            <w:r>
              <w:t>−</w:t>
            </w:r>
          </w:p>
        </w:tc>
      </w:tr>
      <w:tr>
        <w:tc>
          <w:tcPr>
            <w:tcW w:type="dxa" w:w="3024"/>
          </w:tcPr>
          <w:p>
            <w:r/>
            <w:r>
              <w:t>Mean pulmonary artery pressure (PAP)</w:t>
            </w:r>
          </w:p>
        </w:tc>
        <w:tc>
          <w:tcPr>
            <w:tcW w:type="dxa" w:w="3024"/>
          </w:tcPr>
          <w:p>
            <w:r/>
            <w:r>
              <w:t>pulmonary vascular resistance</w:t>
            </w:r>
          </w:p>
        </w:tc>
        <w:tc>
          <w:tcPr>
            <w:tcW w:type="dxa" w:w="3024"/>
          </w:tcPr>
          <w:p>
            <w:r/>
            <w:r>
              <w:t>+</w:t>
            </w:r>
          </w:p>
        </w:tc>
      </w:tr>
      <w:tr>
        <w:tc>
          <w:tcPr>
            <w:tcW w:type="dxa" w:w="3024"/>
          </w:tcPr>
          <w:p>
            <w:r/>
            <w:r>
              <w:t>PO₂ / SpO₂</w:t>
            </w:r>
          </w:p>
        </w:tc>
        <w:tc>
          <w:tcPr>
            <w:tcW w:type="dxa" w:w="3024"/>
          </w:tcPr>
          <w:p>
            <w:r/>
            <w:r>
              <w:t>alveolar O₂ diffusion</w:t>
            </w:r>
          </w:p>
        </w:tc>
        <w:tc>
          <w:tcPr>
            <w:tcW w:type="dxa" w:w="3024"/>
          </w:tcPr>
          <w:p>
            <w:r/>
            <w:r>
              <w:t>+</w:t>
            </w:r>
          </w:p>
        </w:tc>
      </w:tr>
      <w:tr>
        <w:tc>
          <w:tcPr>
            <w:tcW w:type="dxa" w:w="3024"/>
          </w:tcPr>
          <w:p>
            <w:r/>
            <w:r>
              <w:t>PCO₂</w:t>
            </w:r>
          </w:p>
        </w:tc>
        <w:tc>
          <w:tcPr>
            <w:tcW w:type="dxa" w:w="3024"/>
          </w:tcPr>
          <w:p>
            <w:r/>
            <w:r>
              <w:t>central ventilatory drive</w:t>
            </w:r>
          </w:p>
        </w:tc>
        <w:tc>
          <w:tcPr>
            <w:tcW w:type="dxa" w:w="3024"/>
          </w:tcPr>
          <w:p>
            <w:r/>
            <w:r>
              <w:t>−</w:t>
            </w:r>
          </w:p>
        </w:tc>
      </w:tr>
      <w:tr>
        <w:tc>
          <w:tcPr>
            <w:tcW w:type="dxa" w:w="3024"/>
          </w:tcPr>
          <w:p>
            <w:r/>
            <w:r>
              <w:t>Base excess / pH</w:t>
            </w:r>
          </w:p>
        </w:tc>
        <w:tc>
          <w:tcPr>
            <w:tcW w:type="dxa" w:w="3024"/>
          </w:tcPr>
          <w:p>
            <w:r/>
            <w:r>
              <w:t>Stewart unmeasured anions</w:t>
            </w:r>
          </w:p>
        </w:tc>
        <w:tc>
          <w:tcPr>
            <w:tcW w:type="dxa" w:w="3024"/>
          </w:tcPr>
          <w:p>
            <w:r/>
            <w:r>
              <w:t>−</w:t>
            </w:r>
          </w:p>
        </w:tc>
      </w:tr>
    </w:tbl>
    <w:p>
      <w:pPr>
        <w:pStyle w:val="NoSpacing"/>
      </w:pPr>
      <w:r>
        <w:rPr>
          <w:b w:val="0"/>
          <w:highlight w:val="yellow"/>
        </w:rPr>
        <w:t>Body size and initial guess. Body-size differences are handled first, once, by allometric scaling of blood volumes, elastances and resistances to the target weight. For preterm patients a gestational-age–indexed seed sets the starting lever values (and structural features such as reduced contractility, stiffer diastole, lung immaturity and ductal patency) so that calibration begins close to convergence. Crucially, the baroreflex arterial-pressure set-point is aligned to the requested MAP, so that the autonomic control loop of Sections 2.1–2.2 defends — rather than opposes — the calibrated operating point.</w:t>
      </w:r>
    </w:p>
    <w:p>
      <w:pPr>
        <w:pStyle w:val="NoSpacing"/>
      </w:pPr>
      <w:r>
        <w:rPr>
          <w:b w:val="0"/>
          <w:highlight w:val="yellow"/>
        </w:rPr>
        <w:t>Two entry points. The same calibrator serves (i) offline patient construction, which builds and bakes a new, fully calibrated scenario that the application loads immediately, and (ii) live in-place tuning, which drives an already-running simulation to new targets without a reload. The live path deliberately uses composable, persistent multiplier levers so that a tuning step stacks on top of any body-size or pathophysiological scaling already baked into the loaded patient rather than overwriting it. Because the levers interact through the shared circulation (for example blood volume, venous tone and MAP, or contractility and CO), convergence of the joint problem is not guaranteed for arbitrary target combinations; in practice the physiological seeds and set-point alignment of the construction path keep the joint problem well conditioned.</w:t>
      </w:r>
    </w:p>
    <w:p>
      <w:pPr>
        <w:jc w:val="center"/>
      </w:pPr>
      <w:r>
        <w:drawing>
          <wp:inline xmlns:a="http://schemas.openxmlformats.org/drawingml/2006/main" xmlns:pic="http://schemas.openxmlformats.org/drawingml/2006/picture">
            <wp:extent cx="4846320" cy="6858277"/>
            <wp:docPr id="2111184071" name="Picture 2111184071"/>
            <wp:cNvGraphicFramePr>
              <a:graphicFrameLocks noChangeAspect="1"/>
            </wp:cNvGraphicFramePr>
            <a:graphic>
              <a:graphicData uri="http://schemas.openxmlformats.org/drawingml/2006/picture">
                <pic:pic>
                  <pic:nvPicPr>
                    <pic:cNvPr id="0" name="Fig6_AI_parameterization.png"/>
                    <pic:cNvPicPr/>
                  </pic:nvPicPr>
                  <pic:blipFill>
                    <a:blip r:embed="rId42"/>
                    <a:stretch>
                      <a:fillRect/>
                    </a:stretch>
                  </pic:blipFill>
                  <pic:spPr>
                    <a:xfrm>
                      <a:off x="0" y="0"/>
                      <a:ext cx="4846320" cy="6858277"/>
                    </a:xfrm>
                    <a:prstGeom prst="rect"/>
                  </pic:spPr>
                </pic:pic>
              </a:graphicData>
            </a:graphic>
          </wp:inline>
        </w:drawing>
      </w:r>
    </w:p>
    <w:p>
      <w:pPr>
        <w:pStyle w:val="NoSpacing"/>
      </w:pPr>
      <w:r>
        <w:rPr>
          <w:b w:val="0"/>
          <w:highlight w:val="yellow"/>
        </w:rPr>
        <w:t>Fig. 6. AI-assisted patient-specific parameterization. An LLM agent interprets the available clinical targets and emits a validated specification and allowlisted commands; a deterministic calibrator then fits the mechanistic model (structural scaling and baroreflex set-point alignment, then one lever per target nudged by a proportional seed and the secant method) until every residual falls within its clinician-meaningful tolerance. The same loop supports offline construction of a new calibrated patient and live retuning of a running simulation.</w:t>
      </w:r>
    </w:p>
    <w:p>
      <w:pPr>
        <w:pStyle w:val="NoSpacing"/>
      </w:pPr>
      <w:r>
        <w:rPr>
          <w:b/>
          <w:highlight w:val="yellow"/>
        </w:rPr>
        <w:t xml:space="preserve">Use of AI in this study. </w:t>
      </w:r>
      <w:r>
        <w:rPr>
          <w:highlight w:val="yellow"/>
        </w:rPr>
        <w:t>A large language model (Claude, Anthropic) was used as an integral component of the parameter-estimation method described in this section: it interpreted the clinical target data and generated the validated build specifications that drive the deterministic calibrator. The language model did not generate, analyse, or interpret the scientific content, results, or text of this manuscript, and it is not accorded authorship; all model outputs were reviewed and verified by the authors.</w:t>
      </w:r>
    </w:p>
    <w:p w14:paraId="781FAA0B" w14:textId="77777777" w:rsidR="003D4A22" w:rsidRPr="000B3348" w:rsidRDefault="003D4A22" w:rsidP="00E26FD8">
      <w:pPr>
        <w:pStyle w:val="NoSpacing"/>
        <w:numPr>
          <w:ilvl w:val="0"/>
          <w:numId w:val="20"/>
        </w:numPr>
        <w:jc w:val="both"/>
        <w:rPr>
          <w:rFonts w:ascii="Calibri" w:hAnsi="Calibri" w:cs="Calibri"/>
          <w:b/>
          <w:bCs/>
          <w:noProof/>
          <w:sz w:val="20"/>
          <w:szCs w:val="20"/>
        </w:rPr>
      </w:pPr>
      <w:r w:rsidRPr="000B3348">
        <w:rPr>
          <w:rFonts w:ascii="Calibri" w:hAnsi="Calibri" w:cs="Calibri"/>
          <w:b/>
          <w:bCs/>
          <w:noProof/>
          <w:sz w:val="20"/>
          <w:szCs w:val="20"/>
        </w:rPr>
        <w:t>RESULTS</w:t>
      </w:r>
    </w:p>
    <w:p w14:paraId="71CB6520" w14:textId="77777777" w:rsidR="003D4A22" w:rsidRPr="000B3348" w:rsidRDefault="003D4A22" w:rsidP="00E26FD8">
      <w:pPr>
        <w:pStyle w:val="NoSpacing"/>
        <w:jc w:val="both"/>
        <w:rPr>
          <w:rFonts w:ascii="Calibri" w:hAnsi="Calibri" w:cs="Calibri"/>
          <w:b/>
          <w:bCs/>
          <w:noProof/>
          <w:sz w:val="20"/>
          <w:szCs w:val="20"/>
        </w:rPr>
      </w:pPr>
    </w:p>
    <w:p w14:paraId="22F36381" w14:textId="77777777" w:rsidR="003D4A22" w:rsidRPr="000B3348" w:rsidRDefault="003D4A22" w:rsidP="00E26FD8">
      <w:pPr>
        <w:pStyle w:val="NoSpacing"/>
        <w:jc w:val="both"/>
        <w:rPr>
          <w:rFonts w:ascii="Calibri" w:hAnsi="Calibri" w:cs="Calibri"/>
          <w:b/>
          <w:bCs/>
          <w:noProof/>
          <w:sz w:val="20"/>
          <w:szCs w:val="20"/>
        </w:rPr>
      </w:pPr>
      <w:r w:rsidRPr="000B3348">
        <w:rPr>
          <w:rFonts w:ascii="Calibri" w:hAnsi="Calibri" w:cs="Calibri"/>
          <w:b/>
          <w:bCs/>
          <w:noProof/>
          <w:sz w:val="20"/>
          <w:szCs w:val="20"/>
        </w:rPr>
        <w:t>3.1 Simulation experiments and model validation</w:t>
      </w:r>
    </w:p>
    <w:p w14:paraId="6E3D0E79" w14:textId="77777777" w:rsidR="003D4A22" w:rsidRPr="000B3348" w:rsidRDefault="003D4A22" w:rsidP="00E26FD8">
      <w:pPr>
        <w:pStyle w:val="NoSpacing"/>
        <w:jc w:val="both"/>
        <w:rPr>
          <w:rFonts w:ascii="Calibri" w:hAnsi="Calibri" w:cs="Calibri"/>
          <w:noProof/>
          <w:sz w:val="20"/>
          <w:szCs w:val="20"/>
        </w:rPr>
      </w:pPr>
    </w:p>
    <w:p w14:paraId="37612428" w14:textId="77777777" w:rsidR="003D4A22" w:rsidRPr="000B3348" w:rsidRDefault="003D4A22" w:rsidP="00E26FD8">
      <w:pPr>
        <w:pStyle w:val="NoSpacing"/>
        <w:jc w:val="both"/>
        <w:rPr>
          <w:rFonts w:ascii="Calibri" w:hAnsi="Calibri" w:cs="Calibri"/>
          <w:b/>
          <w:bCs/>
          <w:noProof/>
          <w:sz w:val="20"/>
          <w:szCs w:val="20"/>
        </w:rPr>
      </w:pPr>
      <w:r w:rsidRPr="000B3348">
        <w:rPr>
          <w:rFonts w:ascii="Calibri" w:hAnsi="Calibri" w:cs="Calibri"/>
          <w:b/>
          <w:bCs/>
          <w:noProof/>
          <w:sz w:val="20"/>
          <w:szCs w:val="20"/>
        </w:rPr>
        <w:t>3.1.1 Baseline hemodynamics</w:t>
      </w:r>
    </w:p>
    <w:p w14:paraId="24B4D119" w14:textId="77777777" w:rsidR="003D4A22" w:rsidRPr="000B3348" w:rsidRDefault="003D4A22" w:rsidP="00E26FD8">
      <w:pPr>
        <w:pStyle w:val="NoSpacing"/>
        <w:jc w:val="both"/>
        <w:rPr>
          <w:rFonts w:ascii="Calibri" w:hAnsi="Calibri" w:cs="Calibri"/>
          <w:noProof/>
          <w:sz w:val="20"/>
          <w:szCs w:val="20"/>
        </w:rPr>
      </w:pPr>
    </w:p>
    <w:p w14:paraId="47C67942" w14:textId="7B043B2C" w:rsidR="003D4A22" w:rsidRPr="000B3348" w:rsidRDefault="003D4A22" w:rsidP="00E26FD8">
      <w:pPr>
        <w:pStyle w:val="NoSpacing"/>
        <w:ind w:firstLine="708"/>
        <w:jc w:val="both"/>
        <w:rPr>
          <w:rFonts w:ascii="Calibri" w:hAnsi="Calibri" w:cs="Calibri"/>
          <w:noProof/>
          <w:sz w:val="20"/>
          <w:szCs w:val="20"/>
        </w:rPr>
      </w:pPr>
      <w:r w:rsidRPr="000B3348">
        <w:rPr>
          <w:rFonts w:ascii="Calibri" w:hAnsi="Calibri" w:cs="Calibri"/>
          <w:noProof/>
          <w:sz w:val="20"/>
          <w:szCs w:val="20"/>
        </w:rPr>
        <w:t>To validate the hemodynamic baseline state of the model we used published hemodynamic data of Jhaveri</w:t>
      </w:r>
      <w:r w:rsidR="004471B3" w:rsidRPr="000B3348">
        <w:rPr>
          <w:rFonts w:ascii="Calibri" w:hAnsi="Calibri" w:cs="Calibri"/>
          <w:noProof/>
          <w:sz w:val="20"/>
          <w:szCs w:val="20"/>
        </w:rPr>
        <w:t xml:space="preserve"> </w:t>
      </w:r>
      <w:r w:rsidR="004471B3" w:rsidRPr="000B3348">
        <w:rPr>
          <w:rFonts w:ascii="Calibri" w:hAnsi="Calibri" w:cs="Calibri"/>
          <w:noProof/>
          <w:sz w:val="20"/>
          <w:szCs w:val="20"/>
        </w:rPr>
        <w:fldChar w:fldCharType="begin">
          <w:fldData xml:space="preserve">PEVuZE5vdGU+PENpdGU+PEF1dGhvcj5KaGF2ZXJpPC9BdXRob3I+PFllYXI+MjAyMzwvWWVhcj48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</w:fldData>
        </w:fldChar>
      </w:r>
      <w:r w:rsidR="00EE7490" w:rsidRPr="000B3348">
        <w:rPr>
          <w:rFonts w:ascii="Calibri" w:hAnsi="Calibri" w:cs="Calibri"/>
          <w:noProof/>
          <w:sz w:val="20"/>
          <w:szCs w:val="20"/>
        </w:rPr>
        <w:instrText xml:space="preserve"> ADDIN EN.CITE </w:instrText>
      </w:r>
      <w:r w:rsidR="00EE7490" w:rsidRPr="000B3348">
        <w:rPr>
          <w:rFonts w:ascii="Calibri" w:hAnsi="Calibri" w:cs="Calibri"/>
          <w:noProof/>
          <w:sz w:val="20"/>
          <w:szCs w:val="20"/>
        </w:rPr>
        <w:fldChar w:fldCharType="begin">
          <w:fldData xml:space="preserve">PEVuZE5vdGU+PENpdGU+PEF1dGhvcj5KaGF2ZXJpPC9BdXRob3I+PFllYXI+MjAyMzwvWWVhcj48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</w:fldData>
        </w:fldChar>
      </w:r>
      <w:r w:rsidR="00EE7490" w:rsidRPr="000B3348">
        <w:rPr>
          <w:rFonts w:ascii="Calibri" w:hAnsi="Calibri" w:cs="Calibri"/>
          <w:noProof/>
          <w:sz w:val="20"/>
          <w:szCs w:val="20"/>
        </w:rPr>
        <w:instrText xml:space="preserve"> ADDIN EN.CITE.DATA </w:instrText>
      </w:r>
      <w:r w:rsidR="00EE7490" w:rsidRPr="000B3348">
        <w:rPr>
          <w:rFonts w:ascii="Calibri" w:hAnsi="Calibri" w:cs="Calibri"/>
          <w:noProof/>
          <w:sz w:val="20"/>
          <w:szCs w:val="20"/>
        </w:rPr>
      </w:r>
      <w:r w:rsidR="00EE7490" w:rsidRPr="000B3348">
        <w:rPr>
          <w:rFonts w:ascii="Calibri" w:hAnsi="Calibri" w:cs="Calibri"/>
          <w:noProof/>
          <w:sz w:val="20"/>
          <w:szCs w:val="20"/>
        </w:rPr>
        <w:fldChar w:fldCharType="end"/>
      </w:r>
      <w:r w:rsidR="004471B3" w:rsidRPr="000B3348">
        <w:rPr>
          <w:rFonts w:ascii="Calibri" w:hAnsi="Calibri" w:cs="Calibri"/>
          <w:noProof/>
          <w:sz w:val="20"/>
          <w:szCs w:val="20"/>
        </w:rPr>
      </w:r>
      <w:r w:rsidR="004471B3" w:rsidRPr="000B3348">
        <w:rPr>
          <w:rFonts w:ascii="Calibri" w:hAnsi="Calibri" w:cs="Calibri"/>
          <w:noProof/>
          <w:sz w:val="20"/>
          <w:szCs w:val="20"/>
        </w:rPr>
        <w:fldChar w:fldCharType="separate"/>
      </w:r>
      <w:r w:rsidR="00EE7490" w:rsidRPr="000B3348">
        <w:rPr>
          <w:rFonts w:ascii="Calibri" w:hAnsi="Calibri" w:cs="Calibri"/>
          <w:noProof/>
          <w:sz w:val="20"/>
          <w:szCs w:val="20"/>
        </w:rPr>
        <w:t>[17]</w:t>
      </w:r>
      <w:r w:rsidR="004471B3" w:rsidRPr="000B3348">
        <w:rPr>
          <w:rFonts w:ascii="Calibri" w:hAnsi="Calibri" w:cs="Calibri"/>
          <w:noProof/>
          <w:sz w:val="20"/>
          <w:szCs w:val="20"/>
        </w:rPr>
        <w:fldChar w:fldCharType="end"/>
      </w:r>
      <w:r w:rsidR="004471B3" w:rsidRPr="000B3348">
        <w:rPr>
          <w:rFonts w:ascii="Calibri" w:hAnsi="Calibri" w:cs="Calibri"/>
          <w:noProof/>
          <w:sz w:val="20"/>
          <w:szCs w:val="20"/>
        </w:rPr>
        <w:t>,</w:t>
      </w:r>
      <w:r w:rsidRPr="000B3348">
        <w:rPr>
          <w:rFonts w:ascii="Calibri" w:hAnsi="Calibri" w:cs="Calibri"/>
          <w:noProof/>
          <w:color w:val="EE0000"/>
          <w:sz w:val="20"/>
          <w:szCs w:val="20"/>
        </w:rPr>
        <w:t xml:space="preserve"> </w:t>
      </w:r>
      <w:r w:rsidRPr="000B3348">
        <w:rPr>
          <w:rFonts w:ascii="Calibri" w:hAnsi="Calibri" w:cs="Calibri"/>
          <w:noProof/>
          <w:sz w:val="20"/>
          <w:szCs w:val="20"/>
        </w:rPr>
        <w:t>Groves</w:t>
      </w:r>
      <w:r w:rsidR="004471B3" w:rsidRPr="000B3348">
        <w:rPr>
          <w:rFonts w:ascii="Calibri" w:hAnsi="Calibri" w:cs="Calibri"/>
          <w:noProof/>
          <w:sz w:val="20"/>
          <w:szCs w:val="20"/>
        </w:rPr>
        <w:t xml:space="preserve"> </w:t>
      </w:r>
      <w:r w:rsidR="004471B3" w:rsidRPr="000B3348">
        <w:rPr>
          <w:rFonts w:ascii="Calibri" w:hAnsi="Calibri" w:cs="Calibri"/>
          <w:noProof/>
          <w:sz w:val="20"/>
          <w:szCs w:val="20"/>
        </w:rPr>
        <w:fldChar w:fldCharType="begin">
          <w:fldData xml:space="preserve">PEVuZE5vdGU+PENpdGU+PEF1dGhvcj5Hcm92ZXM8L0F1dGhvcj48WWVhcj4yMDExPC9ZZWFyPjxS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</w:fldData>
        </w:fldChar>
      </w:r>
      <w:r w:rsidR="00EE7490" w:rsidRPr="000B3348">
        <w:rPr>
          <w:rFonts w:ascii="Calibri" w:hAnsi="Calibri" w:cs="Calibri"/>
          <w:noProof/>
          <w:sz w:val="20"/>
          <w:szCs w:val="20"/>
        </w:rPr>
        <w:instrText xml:space="preserve"> ADDIN EN.CITE </w:instrText>
      </w:r>
      <w:r w:rsidR="00EE7490" w:rsidRPr="000B3348">
        <w:rPr>
          <w:rFonts w:ascii="Calibri" w:hAnsi="Calibri" w:cs="Calibri"/>
          <w:noProof/>
          <w:sz w:val="20"/>
          <w:szCs w:val="20"/>
        </w:rPr>
        <w:fldChar w:fldCharType="begin">
          <w:fldData xml:space="preserve">PEVuZE5vdGU+PENpdGU+PEF1dGhvcj5Hcm92ZXM8L0F1dGhvcj48WWVhcj4yMDExPC9ZZWFyPjxS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</w:fldData>
        </w:fldChar>
      </w:r>
      <w:r w:rsidR="00EE7490" w:rsidRPr="000B3348">
        <w:rPr>
          <w:rFonts w:ascii="Calibri" w:hAnsi="Calibri" w:cs="Calibri"/>
          <w:noProof/>
          <w:sz w:val="20"/>
          <w:szCs w:val="20"/>
        </w:rPr>
        <w:instrText xml:space="preserve"> ADDIN EN.CITE.DATA </w:instrText>
      </w:r>
      <w:r w:rsidR="00EE7490" w:rsidRPr="000B3348">
        <w:rPr>
          <w:rFonts w:ascii="Calibri" w:hAnsi="Calibri" w:cs="Calibri"/>
          <w:noProof/>
          <w:sz w:val="20"/>
          <w:szCs w:val="20"/>
        </w:rPr>
      </w:r>
      <w:r w:rsidR="00EE7490" w:rsidRPr="000B3348">
        <w:rPr>
          <w:rFonts w:ascii="Calibri" w:hAnsi="Calibri" w:cs="Calibri"/>
          <w:noProof/>
          <w:sz w:val="20"/>
          <w:szCs w:val="20"/>
        </w:rPr>
        <w:fldChar w:fldCharType="end"/>
      </w:r>
      <w:r w:rsidR="004471B3" w:rsidRPr="000B3348">
        <w:rPr>
          <w:rFonts w:ascii="Calibri" w:hAnsi="Calibri" w:cs="Calibri"/>
          <w:noProof/>
          <w:sz w:val="20"/>
          <w:szCs w:val="20"/>
        </w:rPr>
      </w:r>
      <w:r w:rsidR="004471B3" w:rsidRPr="000B3348">
        <w:rPr>
          <w:rFonts w:ascii="Calibri" w:hAnsi="Calibri" w:cs="Calibri"/>
          <w:noProof/>
          <w:sz w:val="20"/>
          <w:szCs w:val="20"/>
        </w:rPr>
        <w:fldChar w:fldCharType="separate"/>
      </w:r>
      <w:r w:rsidR="00EE7490" w:rsidRPr="000B3348">
        <w:rPr>
          <w:rFonts w:ascii="Calibri" w:hAnsi="Calibri" w:cs="Calibri"/>
          <w:noProof/>
          <w:sz w:val="20"/>
          <w:szCs w:val="20"/>
        </w:rPr>
        <w:t>[18]</w:t>
      </w:r>
      <w:r w:rsidR="004471B3" w:rsidRPr="000B3348">
        <w:rPr>
          <w:rFonts w:ascii="Calibri" w:hAnsi="Calibri" w:cs="Calibri"/>
          <w:noProof/>
          <w:sz w:val="20"/>
          <w:szCs w:val="20"/>
        </w:rPr>
        <w:fldChar w:fldCharType="end"/>
      </w:r>
      <w:r w:rsidR="004471B3" w:rsidRPr="000B3348">
        <w:rPr>
          <w:rFonts w:ascii="Calibri" w:hAnsi="Calibri" w:cs="Calibri"/>
          <w:noProof/>
          <w:sz w:val="20"/>
          <w:szCs w:val="20"/>
        </w:rPr>
        <w:t xml:space="preserve">, </w:t>
      </w:r>
      <w:r w:rsidR="008F6F74" w:rsidRPr="000B3348">
        <w:rPr>
          <w:rFonts w:ascii="Calibri" w:hAnsi="Calibri" w:cs="Calibri"/>
          <w:noProof/>
          <w:color w:val="000000" w:themeColor="text1"/>
          <w:sz w:val="20"/>
          <w:szCs w:val="20"/>
        </w:rPr>
        <w:t>Kluckow</w:t>
      </w:r>
      <w:r w:rsidR="004471B3" w:rsidRPr="000B3348">
        <w:rPr>
          <w:rFonts w:ascii="Calibri" w:hAnsi="Calibri" w:cs="Calibri"/>
          <w:noProof/>
          <w:color w:val="000000" w:themeColor="text1"/>
          <w:sz w:val="20"/>
          <w:szCs w:val="20"/>
        </w:rPr>
        <w:t xml:space="preserve"> </w:t>
      </w:r>
      <w:r w:rsidR="004471B3" w:rsidRPr="000B3348">
        <w:rPr>
          <w:rFonts w:ascii="Calibri" w:hAnsi="Calibri" w:cs="Calibri"/>
          <w:noProof/>
          <w:color w:val="000000" w:themeColor="text1"/>
          <w:sz w:val="20"/>
          <w:szCs w:val="20"/>
        </w:rPr>
        <w:fldChar w:fldCharType="begin"/>
      </w:r>
      <w:r w:rsidR="00EE7490" w:rsidRPr="000B3348">
        <w:rPr>
          <w:rFonts w:ascii="Calibri" w:hAnsi="Calibri" w:cs="Calibri"/>
          <w:noProof/>
          <w:color w:val="000000" w:themeColor="text1"/>
          <w:sz w:val="20"/>
          <w:szCs w:val="20"/>
        </w:rPr>
        <w:instrText xml:space="preserve"> ADDIN EN.CITE &lt;EndNote&gt;&lt;Cite&gt;&lt;Author&gt;Kluckow&lt;/Author&gt;&lt;Year&gt;2014&lt;/Year&gt;&lt;RecNum&gt;21&lt;/RecNum&gt;&lt;DisplayText&gt;[19]&lt;/DisplayText&gt;&lt;record&gt;&lt;rec-number&gt;21&lt;/rec-number&gt;&lt;foreign-keys&gt;&lt;key app="EN" db-id="55w90zxw4p0f2qe2xtixwtw6t9w909tr0vpa" timestamp="1710967889"&gt;21&lt;/key&gt;&lt;/foreign-keys&gt;&lt;ref-type name="Journal Article"&gt;17&lt;/ref-type&gt;&lt;contributors&gt;&lt;authors&gt;&lt;author&gt;Kluckow, M. R.&lt;/author&gt;&lt;author&gt;Evans, N. J.&lt;/author&gt;&lt;/authors&gt;&lt;/contributors&gt;&lt;auth-address&gt;Royal North Shore Hospital, Sydney, Australia; University of Sydney, Sydney, Australia.&amp;#xD;Royal Prince Alfred Women and Babies Hospital, University of Australia Sydney, Sydney, Australia.&lt;/auth-address&gt;&lt;titles&gt;&lt;title&gt;Superior vena cava flow is a clinically valid measurement in the preterm newborn&lt;/title&gt;&lt;secondary-title&gt;J Am Soc Echocardiogr&lt;/secondary-title&gt;&lt;/titles&gt;&lt;periodical&gt;&lt;full-title&gt;J Am Soc Echocardiogr&lt;/full-title&gt;&lt;/periodical&gt;&lt;pages&gt;794&lt;/pages&gt;&lt;volume&gt;27&lt;/volume&gt;&lt;number&gt;7&lt;/number&gt;&lt;edition&gt;20140503&lt;/edition&gt;&lt;keywords&gt;&lt;keyword&gt;Blood Volume/*physiology&lt;/keyword&gt;&lt;keyword&gt;Blood Volume Determination/*methods&lt;/keyword&gt;&lt;keyword&gt;Female&lt;/keyword&gt;&lt;keyword&gt;Heart Ventricles/*diagnostic imaging&lt;/keyword&gt;&lt;keyword&gt;Humans&lt;/keyword&gt;&lt;keyword&gt;Infant, Newborn/*physiology&lt;/keyword&gt;&lt;keyword&gt;Male&lt;/keyword&gt;&lt;keyword&gt;Ultrasonography&lt;/keyword&gt;&lt;keyword&gt;Vena Cava, Superior/*diagnostic imaging/*physiology&lt;/keyword&gt;&lt;keyword&gt;Ventricular Function, Left/*physiology&lt;/keyword&gt;&lt;/keywords&gt;&lt;dates&gt;&lt;year&gt;2014&lt;/year&gt;&lt;pub-dates&gt;&lt;date&gt;Jul&lt;/date&gt;&lt;/pub-dates&gt;&lt;/dates&gt;&lt;isbn&gt;1097-6795 (Electronic)&amp;#xD;0894-7317 (Linking)&lt;/isbn&gt;&lt;accession-num&gt;24798866&lt;/accession-num&gt;&lt;urls&gt;&lt;related-urls&gt;&lt;url&gt;https://www.ncbi.nlm.nih.gov/pubmed/24798866&lt;/url&gt;&lt;url&gt;https://onlinejase.com/article/S0894-7317(14)00259-4/pdf&lt;/url&gt;&lt;/related-urls&gt;&lt;/urls&gt;&lt;electronic-resource-num&gt;10.1016/j.echo.2014.04.002&lt;/electronic-resource-num&gt;&lt;remote-database-name&gt;Medline&lt;/remote-database-name&gt;&lt;remote-database-provider&gt;NLM&lt;/remote-database-provider&gt;&lt;/record&gt;&lt;/Cite&gt;&lt;/EndNote&gt;</w:instrText>
      </w:r>
      <w:r w:rsidR="004471B3" w:rsidRPr="000B3348">
        <w:rPr>
          <w:rFonts w:ascii="Calibri" w:hAnsi="Calibri" w:cs="Calibri"/>
          <w:noProof/>
          <w:color w:val="000000" w:themeColor="text1"/>
          <w:sz w:val="20"/>
          <w:szCs w:val="20"/>
        </w:rPr>
        <w:fldChar w:fldCharType="separate"/>
      </w:r>
      <w:r w:rsidR="00EE7490" w:rsidRPr="000B3348">
        <w:rPr>
          <w:rFonts w:ascii="Calibri" w:hAnsi="Calibri" w:cs="Calibri"/>
          <w:noProof/>
          <w:color w:val="000000" w:themeColor="text1"/>
          <w:sz w:val="20"/>
          <w:szCs w:val="20"/>
        </w:rPr>
        <w:t>[19]</w:t>
      </w:r>
      <w:r w:rsidR="004471B3" w:rsidRPr="000B3348">
        <w:rPr>
          <w:rFonts w:ascii="Calibri" w:hAnsi="Calibri" w:cs="Calibri"/>
          <w:noProof/>
          <w:color w:val="000000" w:themeColor="text1"/>
          <w:sz w:val="20"/>
          <w:szCs w:val="20"/>
        </w:rPr>
        <w:fldChar w:fldCharType="end"/>
      </w:r>
      <w:r w:rsidR="004471B3" w:rsidRPr="000B3348">
        <w:rPr>
          <w:rFonts w:ascii="Calibri" w:hAnsi="Calibri" w:cs="Calibri"/>
          <w:noProof/>
          <w:color w:val="000000" w:themeColor="text1"/>
          <w:sz w:val="20"/>
          <w:szCs w:val="20"/>
        </w:rPr>
        <w:t>,</w:t>
      </w:r>
      <w:r w:rsidR="004471B3" w:rsidRPr="000B3348">
        <w:rPr>
          <w:rFonts w:ascii="Calibri" w:hAnsi="Calibri" w:cs="Calibri"/>
          <w:b/>
          <w:bCs/>
          <w:noProof/>
          <w:color w:val="EE0000"/>
          <w:sz w:val="20"/>
          <w:szCs w:val="20"/>
        </w:rPr>
        <w:t xml:space="preserve"> </w:t>
      </w:r>
      <w:r w:rsidRPr="000B3348">
        <w:rPr>
          <w:rFonts w:ascii="Calibri" w:hAnsi="Calibri" w:cs="Calibri"/>
          <w:noProof/>
          <w:sz w:val="20"/>
          <w:szCs w:val="20"/>
        </w:rPr>
        <w:t>and Zadelhoff</w:t>
      </w:r>
      <w:r w:rsidR="004471B3" w:rsidRPr="000B3348">
        <w:rPr>
          <w:rFonts w:ascii="Calibri" w:hAnsi="Calibri" w:cs="Calibri"/>
          <w:noProof/>
          <w:sz w:val="20"/>
          <w:szCs w:val="20"/>
        </w:rPr>
        <w:t xml:space="preserve"> </w:t>
      </w:r>
      <w:r w:rsidR="004471B3" w:rsidRPr="000B3348">
        <w:rPr>
          <w:rFonts w:ascii="Calibri" w:hAnsi="Calibri" w:cs="Calibri"/>
          <w:noProof/>
          <w:sz w:val="20"/>
          <w:szCs w:val="20"/>
        </w:rPr>
        <w:fldChar w:fldCharType="begin">
          <w:fldData xml:space="preserve">PEVuZE5vdGU+PENpdGU+PEF1dGhvcj52YW4gWmFkZWxob2ZmPC9BdXRob3I+PFllYXI+MjAyMzwv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</w:fldData>
        </w:fldChar>
      </w:r>
      <w:r w:rsidR="00EE7490" w:rsidRPr="000B3348">
        <w:rPr>
          <w:rFonts w:ascii="Calibri" w:hAnsi="Calibri" w:cs="Calibri"/>
          <w:noProof/>
          <w:sz w:val="20"/>
          <w:szCs w:val="20"/>
        </w:rPr>
        <w:instrText xml:space="preserve"> ADDIN EN.CITE </w:instrText>
      </w:r>
      <w:r w:rsidR="00EE7490" w:rsidRPr="000B3348">
        <w:rPr>
          <w:rFonts w:ascii="Calibri" w:hAnsi="Calibri" w:cs="Calibri"/>
          <w:noProof/>
          <w:sz w:val="20"/>
          <w:szCs w:val="20"/>
        </w:rPr>
        <w:fldChar w:fldCharType="begin">
          <w:fldData xml:space="preserve">PEVuZE5vdGU+PENpdGU+PEF1dGhvcj52YW4gWmFkZWxob2ZmPC9BdXRob3I+PFllYXI+MjAyMzwv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</w:fldData>
        </w:fldChar>
      </w:r>
      <w:r w:rsidR="00EE7490" w:rsidRPr="000B3348">
        <w:rPr>
          <w:rFonts w:ascii="Calibri" w:hAnsi="Calibri" w:cs="Calibri"/>
          <w:noProof/>
          <w:sz w:val="20"/>
          <w:szCs w:val="20"/>
        </w:rPr>
        <w:instrText xml:space="preserve"> ADDIN EN.CITE.DATA </w:instrText>
      </w:r>
      <w:r w:rsidR="00EE7490" w:rsidRPr="000B3348">
        <w:rPr>
          <w:rFonts w:ascii="Calibri" w:hAnsi="Calibri" w:cs="Calibri"/>
          <w:noProof/>
          <w:sz w:val="20"/>
          <w:szCs w:val="20"/>
        </w:rPr>
      </w:r>
      <w:r w:rsidR="00EE7490" w:rsidRPr="000B3348">
        <w:rPr>
          <w:rFonts w:ascii="Calibri" w:hAnsi="Calibri" w:cs="Calibri"/>
          <w:noProof/>
          <w:sz w:val="20"/>
          <w:szCs w:val="20"/>
        </w:rPr>
        <w:fldChar w:fldCharType="end"/>
      </w:r>
      <w:r w:rsidR="004471B3" w:rsidRPr="000B3348">
        <w:rPr>
          <w:rFonts w:ascii="Calibri" w:hAnsi="Calibri" w:cs="Calibri"/>
          <w:noProof/>
          <w:sz w:val="20"/>
          <w:szCs w:val="20"/>
        </w:rPr>
      </w:r>
      <w:r w:rsidR="004471B3" w:rsidRPr="000B3348">
        <w:rPr>
          <w:rFonts w:ascii="Calibri" w:hAnsi="Calibri" w:cs="Calibri"/>
          <w:noProof/>
          <w:sz w:val="20"/>
          <w:szCs w:val="20"/>
        </w:rPr>
        <w:fldChar w:fldCharType="separate"/>
      </w:r>
      <w:r w:rsidR="00EE7490" w:rsidRPr="000B3348">
        <w:rPr>
          <w:rFonts w:ascii="Calibri" w:hAnsi="Calibri" w:cs="Calibri"/>
          <w:noProof/>
          <w:sz w:val="20"/>
          <w:szCs w:val="20"/>
        </w:rPr>
        <w:t>[20]</w:t>
      </w:r>
      <w:r w:rsidR="004471B3" w:rsidRPr="000B3348">
        <w:rPr>
          <w:rFonts w:ascii="Calibri" w:hAnsi="Calibri" w:cs="Calibri"/>
          <w:noProof/>
          <w:sz w:val="20"/>
          <w:szCs w:val="20"/>
        </w:rPr>
        <w:fldChar w:fldCharType="end"/>
      </w:r>
      <w:r w:rsidRPr="000B3348">
        <w:rPr>
          <w:rFonts w:ascii="Calibri" w:hAnsi="Calibri" w:cs="Calibri"/>
          <w:noProof/>
          <w:sz w:val="20"/>
          <w:szCs w:val="20"/>
        </w:rPr>
        <w:t>.</w:t>
      </w:r>
      <w:r w:rsidRPr="000B3348">
        <w:rPr>
          <w:rFonts w:ascii="Calibri" w:hAnsi="Calibri" w:cs="Calibri"/>
          <w:noProof/>
          <w:color w:val="EE0000"/>
          <w:sz w:val="20"/>
          <w:szCs w:val="20"/>
        </w:rPr>
        <w:t xml:space="preserve"> </w:t>
      </w:r>
      <w:r w:rsidRPr="000B3348">
        <w:rPr>
          <w:rFonts w:ascii="Calibri" w:hAnsi="Calibri" w:cs="Calibri"/>
          <w:noProof/>
          <w:sz w:val="20"/>
          <w:szCs w:val="20"/>
        </w:rPr>
        <w:t>These papers provide relevant hemodynamic data of normal full-term neonates and are in acceptable agreement with each other. Table 2 lists the reported hemodynamic data and the simulated results. Reported simulation results are end-expiratory, at an intrathoracic pressure of -3.5 mm Hg.</w:t>
      </w:r>
    </w:p>
    <w:p w14:paraId="2426B644" w14:textId="77777777" w:rsidR="003D4A22" w:rsidRPr="000B3348" w:rsidRDefault="003D4A22" w:rsidP="00E26FD8">
      <w:pPr>
        <w:pStyle w:val="NoSpacing"/>
        <w:jc w:val="both"/>
        <w:rPr>
          <w:rFonts w:ascii="Calibri" w:hAnsi="Calibri" w:cs="Calibri"/>
          <w:noProof/>
          <w:sz w:val="20"/>
          <w:szCs w:val="20"/>
        </w:rPr>
      </w:pPr>
    </w:p>
    <w:tbl>
      <w:tblPr>
        <w:tblStyle w:val="TableGrid"/>
        <w:tblW w:w="9062" w:type="dxa"/>
        <w:tblLook w:val="04A0" w:firstRow="1" w:lastRow="0" w:firstColumn="1" w:lastColumn="0" w:noHBand="0" w:noVBand="1"/>
      </w:tblPr>
      <w:tblGrid>
        <w:gridCol w:w="1228"/>
        <w:gridCol w:w="1335"/>
        <w:gridCol w:w="1425"/>
        <w:gridCol w:w="1366"/>
        <w:gridCol w:w="1698"/>
        <w:gridCol w:w="2010"/>
      </w:tblGrid>
      <w:tr w:rsidR="001D6ADF" w:rsidRPr="000B3348" w14:paraId="4C356C14" w14:textId="77777777" w:rsidTr="005E3F4F">
        <w:trPr>
          <w:trHeight w:val="427"/>
        </w:trPr>
        <w:tc>
          <w:tcPr>
            <w:tcW w:w="1228" w:type="dxa"/>
            <w:vAlign w:val="center"/>
          </w:tcPr>
          <w:p w14:paraId="7C2B07A5" w14:textId="77777777" w:rsidR="001D6ADF" w:rsidRPr="000B3348" w:rsidRDefault="001D6ADF" w:rsidP="00E26FD8">
            <w:pPr>
              <w:pStyle w:val="NoSpacing"/>
              <w:spacing w:before="0"/>
              <w:jc w:val="both"/>
              <w:rPr>
                <w:rFonts w:ascii="Calibri" w:hAnsi="Calibri" w:cs="Calibri"/>
                <w:noProof/>
                <w:sz w:val="20"/>
                <w:szCs w:val="20"/>
                <w:lang w:val="en-US"/>
              </w:rPr>
            </w:pPr>
          </w:p>
        </w:tc>
        <w:tc>
          <w:tcPr>
            <w:tcW w:w="5824" w:type="dxa"/>
            <w:gridSpan w:val="4"/>
            <w:vAlign w:val="center"/>
          </w:tcPr>
          <w:p w14:paraId="0C9B6B16" w14:textId="77777777" w:rsidR="001D6ADF" w:rsidRPr="000B3348" w:rsidRDefault="001D6ADF"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Target data</w:t>
            </w:r>
          </w:p>
        </w:tc>
        <w:tc>
          <w:tcPr>
            <w:tcW w:w="2010" w:type="dxa"/>
            <w:vAlign w:val="center"/>
          </w:tcPr>
          <w:p w14:paraId="4167F52C" w14:textId="77777777" w:rsidR="001D6ADF" w:rsidRPr="000B3348" w:rsidRDefault="001D6ADF"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Simulation results</w:t>
            </w:r>
          </w:p>
        </w:tc>
      </w:tr>
      <w:tr w:rsidR="003D4A22" w:rsidRPr="000B3348" w14:paraId="58055486" w14:textId="77777777" w:rsidTr="001D6ADF">
        <w:trPr>
          <w:trHeight w:val="282"/>
        </w:trPr>
        <w:tc>
          <w:tcPr>
            <w:tcW w:w="1228" w:type="dxa"/>
            <w:vAlign w:val="center"/>
          </w:tcPr>
          <w:p w14:paraId="388025F7"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335" w:type="dxa"/>
            <w:vAlign w:val="center"/>
          </w:tcPr>
          <w:p w14:paraId="273D4162" w14:textId="60DDD8E6"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Jhaveri</w:t>
            </w:r>
            <w:r w:rsidR="004471B3" w:rsidRPr="000B3348">
              <w:rPr>
                <w:rFonts w:ascii="Calibri" w:hAnsi="Calibri" w:cs="Calibri"/>
                <w:b/>
                <w:bCs/>
                <w:noProof/>
                <w:sz w:val="20"/>
                <w:szCs w:val="20"/>
                <w:lang w:val="en-US"/>
              </w:rPr>
              <w:t xml:space="preserve"> </w:t>
            </w:r>
            <w:r w:rsidR="004471B3" w:rsidRPr="000B3348">
              <w:rPr>
                <w:rFonts w:ascii="Calibri" w:hAnsi="Calibri" w:cs="Calibri"/>
                <w:b/>
                <w:bCs/>
                <w:noProof/>
                <w:sz w:val="20"/>
                <w:szCs w:val="20"/>
              </w:rPr>
              <w:fldChar w:fldCharType="begin">
                <w:fldData xml:space="preserve">PEVuZE5vdGU+PENpdGU+PEF1dGhvcj5KaGF2ZXJpPC9BdXRob3I+PFllYXI+MjAyMzwvWWVhcj48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</w:fldData>
              </w:fldChar>
            </w:r>
            <w:r w:rsidR="00EE7490" w:rsidRPr="000B3348">
              <w:rPr>
                <w:rFonts w:ascii="Calibri" w:hAnsi="Calibri" w:cs="Calibri"/>
                <w:b/>
                <w:bCs/>
                <w:noProof/>
                <w:sz w:val="20"/>
                <w:szCs w:val="20"/>
              </w:rPr>
              <w:instrText xml:space="preserve"> ADDIN EN.CITE </w:instrText>
            </w:r>
            <w:r w:rsidR="00EE7490" w:rsidRPr="000B3348">
              <w:rPr>
                <w:rFonts w:ascii="Calibri" w:hAnsi="Calibri" w:cs="Calibri"/>
                <w:b/>
                <w:bCs/>
                <w:noProof/>
                <w:sz w:val="20"/>
                <w:szCs w:val="20"/>
              </w:rPr>
              <w:fldChar w:fldCharType="begin">
                <w:fldData xml:space="preserve">PEVuZE5vdGU+PENpdGU+PEF1dGhvcj5KaGF2ZXJpPC9BdXRob3I+PFllYXI+MjAyMzwvWWVhcj48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</w:fldData>
              </w:fldChar>
            </w:r>
            <w:r w:rsidR="00EE7490" w:rsidRPr="000B3348">
              <w:rPr>
                <w:rFonts w:ascii="Calibri" w:hAnsi="Calibri" w:cs="Calibri"/>
                <w:b/>
                <w:bCs/>
                <w:noProof/>
                <w:sz w:val="20"/>
                <w:szCs w:val="20"/>
              </w:rPr>
              <w:instrText xml:space="preserve"> ADDIN EN.CITE.DATA </w:instrText>
            </w:r>
            <w:r w:rsidR="00EE7490" w:rsidRPr="000B3348">
              <w:rPr>
                <w:rFonts w:ascii="Calibri" w:hAnsi="Calibri" w:cs="Calibri"/>
                <w:b/>
                <w:bCs/>
                <w:noProof/>
                <w:sz w:val="20"/>
                <w:szCs w:val="20"/>
              </w:rPr>
            </w:r>
            <w:r w:rsidR="00EE7490" w:rsidRPr="000B3348">
              <w:rPr>
                <w:rFonts w:ascii="Calibri" w:hAnsi="Calibri" w:cs="Calibri"/>
                <w:b/>
                <w:bCs/>
                <w:noProof/>
                <w:sz w:val="20"/>
                <w:szCs w:val="20"/>
              </w:rPr>
              <w:fldChar w:fldCharType="end"/>
            </w:r>
            <w:r w:rsidR="004471B3" w:rsidRPr="000B3348">
              <w:rPr>
                <w:rFonts w:ascii="Calibri" w:hAnsi="Calibri" w:cs="Calibri"/>
                <w:b/>
                <w:bCs/>
                <w:noProof/>
                <w:sz w:val="20"/>
                <w:szCs w:val="20"/>
              </w:rPr>
            </w:r>
            <w:r w:rsidR="004471B3" w:rsidRPr="000B3348">
              <w:rPr>
                <w:rFonts w:ascii="Calibri" w:hAnsi="Calibri" w:cs="Calibri"/>
                <w:b/>
                <w:bCs/>
                <w:noProof/>
                <w:sz w:val="20"/>
                <w:szCs w:val="20"/>
              </w:rPr>
              <w:fldChar w:fldCharType="separate"/>
            </w:r>
            <w:r w:rsidR="00EE7490" w:rsidRPr="000B3348">
              <w:rPr>
                <w:rFonts w:ascii="Calibri" w:hAnsi="Calibri" w:cs="Calibri"/>
                <w:b/>
                <w:bCs/>
                <w:noProof/>
                <w:sz w:val="20"/>
                <w:szCs w:val="20"/>
                <w:lang w:val="en-US"/>
              </w:rPr>
              <w:t>[17]</w:t>
            </w:r>
            <w:r w:rsidR="004471B3" w:rsidRPr="000B3348">
              <w:rPr>
                <w:rFonts w:ascii="Calibri" w:hAnsi="Calibri" w:cs="Calibri"/>
                <w:b/>
                <w:bCs/>
                <w:noProof/>
                <w:sz w:val="20"/>
                <w:szCs w:val="20"/>
              </w:rPr>
              <w:fldChar w:fldCharType="end"/>
            </w:r>
          </w:p>
        </w:tc>
        <w:tc>
          <w:tcPr>
            <w:tcW w:w="1425" w:type="dxa"/>
            <w:vAlign w:val="center"/>
          </w:tcPr>
          <w:p w14:paraId="74021F78" w14:textId="0755DB63"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Groves</w:t>
            </w:r>
            <w:r w:rsidR="004471B3" w:rsidRPr="000B3348">
              <w:rPr>
                <w:rFonts w:ascii="Calibri" w:hAnsi="Calibri" w:cs="Calibri"/>
                <w:b/>
                <w:bCs/>
                <w:noProof/>
                <w:sz w:val="20"/>
                <w:szCs w:val="20"/>
                <w:lang w:val="en-US"/>
              </w:rPr>
              <w:t xml:space="preserve"> </w:t>
            </w:r>
            <w:r w:rsidR="004471B3" w:rsidRPr="000B3348">
              <w:rPr>
                <w:rFonts w:ascii="Calibri" w:hAnsi="Calibri" w:cs="Calibri"/>
                <w:b/>
                <w:bCs/>
                <w:noProof/>
                <w:sz w:val="20"/>
                <w:szCs w:val="20"/>
              </w:rPr>
              <w:fldChar w:fldCharType="begin">
                <w:fldData xml:space="preserve">PEVuZE5vdGU+PENpdGU+PEF1dGhvcj5Hcm92ZXM8L0F1dGhvcj48WWVhcj4yMDExPC9ZZWFyPjxS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</w:fldData>
              </w:fldChar>
            </w:r>
            <w:r w:rsidR="00EE7490" w:rsidRPr="000B3348">
              <w:rPr>
                <w:rFonts w:ascii="Calibri" w:hAnsi="Calibri" w:cs="Calibri"/>
                <w:b/>
                <w:bCs/>
                <w:noProof/>
                <w:sz w:val="20"/>
                <w:szCs w:val="20"/>
              </w:rPr>
              <w:instrText xml:space="preserve"> ADDIN EN.CITE </w:instrText>
            </w:r>
            <w:r w:rsidR="00EE7490" w:rsidRPr="000B3348">
              <w:rPr>
                <w:rFonts w:ascii="Calibri" w:hAnsi="Calibri" w:cs="Calibri"/>
                <w:b/>
                <w:bCs/>
                <w:noProof/>
                <w:sz w:val="20"/>
                <w:szCs w:val="20"/>
              </w:rPr>
              <w:fldChar w:fldCharType="begin">
                <w:fldData xml:space="preserve">PEVuZE5vdGU+PENpdGU+PEF1dGhvcj5Hcm92ZXM8L0F1dGhvcj48WWVhcj4yMDExPC9ZZWFyPjxS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</w:fldData>
              </w:fldChar>
            </w:r>
            <w:r w:rsidR="00EE7490" w:rsidRPr="000B3348">
              <w:rPr>
                <w:rFonts w:ascii="Calibri" w:hAnsi="Calibri" w:cs="Calibri"/>
                <w:b/>
                <w:bCs/>
                <w:noProof/>
                <w:sz w:val="20"/>
                <w:szCs w:val="20"/>
              </w:rPr>
              <w:instrText xml:space="preserve"> ADDIN EN.CITE.DATA </w:instrText>
            </w:r>
            <w:r w:rsidR="00EE7490" w:rsidRPr="000B3348">
              <w:rPr>
                <w:rFonts w:ascii="Calibri" w:hAnsi="Calibri" w:cs="Calibri"/>
                <w:b/>
                <w:bCs/>
                <w:noProof/>
                <w:sz w:val="20"/>
                <w:szCs w:val="20"/>
              </w:rPr>
            </w:r>
            <w:r w:rsidR="00EE7490" w:rsidRPr="000B3348">
              <w:rPr>
                <w:rFonts w:ascii="Calibri" w:hAnsi="Calibri" w:cs="Calibri"/>
                <w:b/>
                <w:bCs/>
                <w:noProof/>
                <w:sz w:val="20"/>
                <w:szCs w:val="20"/>
              </w:rPr>
              <w:fldChar w:fldCharType="end"/>
            </w:r>
            <w:r w:rsidR="004471B3" w:rsidRPr="000B3348">
              <w:rPr>
                <w:rFonts w:ascii="Calibri" w:hAnsi="Calibri" w:cs="Calibri"/>
                <w:b/>
                <w:bCs/>
                <w:noProof/>
                <w:sz w:val="20"/>
                <w:szCs w:val="20"/>
              </w:rPr>
            </w:r>
            <w:r w:rsidR="004471B3" w:rsidRPr="000B3348">
              <w:rPr>
                <w:rFonts w:ascii="Calibri" w:hAnsi="Calibri" w:cs="Calibri"/>
                <w:b/>
                <w:bCs/>
                <w:noProof/>
                <w:sz w:val="20"/>
                <w:szCs w:val="20"/>
              </w:rPr>
              <w:fldChar w:fldCharType="separate"/>
            </w:r>
            <w:r w:rsidR="00EE7490" w:rsidRPr="000B3348">
              <w:rPr>
                <w:rFonts w:ascii="Calibri" w:hAnsi="Calibri" w:cs="Calibri"/>
                <w:b/>
                <w:bCs/>
                <w:noProof/>
                <w:sz w:val="20"/>
                <w:szCs w:val="20"/>
                <w:lang w:val="en-US"/>
              </w:rPr>
              <w:t>[18]</w:t>
            </w:r>
            <w:r w:rsidR="004471B3" w:rsidRPr="000B3348">
              <w:rPr>
                <w:rFonts w:ascii="Calibri" w:hAnsi="Calibri" w:cs="Calibri"/>
                <w:b/>
                <w:bCs/>
                <w:noProof/>
                <w:sz w:val="20"/>
                <w:szCs w:val="20"/>
              </w:rPr>
              <w:fldChar w:fldCharType="end"/>
            </w:r>
          </w:p>
        </w:tc>
        <w:tc>
          <w:tcPr>
            <w:tcW w:w="1366" w:type="dxa"/>
            <w:vAlign w:val="center"/>
          </w:tcPr>
          <w:p w14:paraId="107E3AC1" w14:textId="362191B1"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Kluckow</w:t>
            </w:r>
            <w:r w:rsidR="004471B3" w:rsidRPr="000B3348">
              <w:rPr>
                <w:rFonts w:ascii="Calibri" w:hAnsi="Calibri" w:cs="Calibri"/>
                <w:b/>
                <w:bCs/>
                <w:noProof/>
                <w:sz w:val="20"/>
                <w:szCs w:val="20"/>
                <w:lang w:val="en-US"/>
              </w:rPr>
              <w:t xml:space="preserve"> </w:t>
            </w:r>
            <w:r w:rsidR="004471B3" w:rsidRPr="000B3348">
              <w:rPr>
                <w:rFonts w:ascii="Calibri" w:hAnsi="Calibri" w:cs="Calibri"/>
                <w:b/>
                <w:bCs/>
                <w:noProof/>
                <w:sz w:val="20"/>
                <w:szCs w:val="20"/>
              </w:rPr>
              <w:fldChar w:fldCharType="begin"/>
            </w:r>
            <w:r w:rsidR="00EE7490" w:rsidRPr="000B3348">
              <w:rPr>
                <w:rFonts w:ascii="Calibri" w:hAnsi="Calibri" w:cs="Calibri"/>
                <w:b/>
                <w:bCs/>
                <w:noProof/>
                <w:sz w:val="20"/>
                <w:szCs w:val="20"/>
              </w:rPr>
              <w:instrText xml:space="preserve"> ADDIN EN.CITE &lt;EndNote&gt;&lt;Cite&gt;&lt;Author&gt;Kluckow&lt;/Author&gt;&lt;Year&gt;2014&lt;/Year&gt;&lt;RecNum&gt;21&lt;/RecNum&gt;&lt;DisplayText&gt;[19]&lt;/DisplayText&gt;&lt;record&gt;&lt;rec-number&gt;21&lt;/rec-number&gt;&lt;foreign-keys&gt;&lt;key app="EN" db-id="55w90zxw4p0f2qe2xtixwtw6t9w909tr0vpa" timestamp="1710967889"&gt;21&lt;/key&gt;&lt;/foreign-keys&gt;&lt;ref-type name="Journal Article"&gt;17&lt;/ref-type&gt;&lt;contributors&gt;&lt;authors&gt;&lt;author&gt;Kluckow, M. R.&lt;/author&gt;&lt;author&gt;Evans, N. J.&lt;/author&gt;&lt;/authors&gt;&lt;/contributors&gt;&lt;auth-address&gt;Royal North Shore Hospital, Sydney, Australia; University of Sydney, Sydney, Australia.&amp;#xD;Royal Prince Alfred Women and Babies Hospital, University of Australia Sydney, Sydney, Australia.&lt;/auth-address&gt;&lt;titles&gt;&lt;title&gt;Superior vena cava flow is a clinically valid measurement in the preterm newborn&lt;/title&gt;&lt;secondary-title&gt;J Am Soc Echocardiogr&lt;/secondary-title&gt;&lt;/titles&gt;&lt;periodical&gt;&lt;full-title&gt;J Am Soc Echocardiogr&lt;/full-title&gt;&lt;/periodical&gt;&lt;pages&gt;794&lt;/pages&gt;&lt;volume&gt;27&lt;/volume&gt;&lt;number&gt;7&lt;/number&gt;&lt;edition&gt;20140503&lt;/edition&gt;&lt;keywords&gt;&lt;keyword&gt;Blood Volume/*physiology&lt;/keyword&gt;&lt;keyword&gt;Blood Volume Determination/*methods&lt;/keyword&gt;&lt;keyword&gt;Female&lt;/keyword&gt;&lt;keyword&gt;Heart Ventricles/*diagnostic imaging&lt;/keyword&gt;&lt;keyword&gt;Humans&lt;/keyword&gt;&lt;keyword&gt;Infant, Newborn/*physiology&lt;/keyword&gt;&lt;keyword&gt;Male&lt;/keyword&gt;&lt;keyword&gt;Ultrasonography&lt;/keyword&gt;&lt;keyword&gt;Vena Cava, Superior/*diagnostic imaging/*physiology&lt;/keyword&gt;&lt;keyword&gt;Ventricular Function, Left/*physiology&lt;/keyword&gt;&lt;/keywords&gt;&lt;dates&gt;&lt;year&gt;2014&lt;/year&gt;&lt;pub-dates&gt;&lt;date&gt;Jul&lt;/date&gt;&lt;/pub-dates&gt;&lt;/dates&gt;&lt;isbn&gt;1097-6795 (Electronic)&amp;#xD;0894-7317 (Linking)&lt;/isbn&gt;&lt;accession-num&gt;24798866&lt;/accession-num&gt;&lt;urls&gt;&lt;related-urls&gt;&lt;url&gt;https://www.ncbi.nlm.nih.gov/pubmed/24798866&lt;/url&gt;&lt;url&gt;https://onlinejase.com/article/S0894-7317(14)00259-4/pdf&lt;/url&gt;&lt;/related-urls&gt;&lt;/urls&gt;&lt;electronic-resource-num&gt;10.1016/j.echo.2014.04.002&lt;/electronic-resource-num&gt;&lt;remote-database-name&gt;Medline&lt;/remote-database-name&gt;&lt;remote-database-provider&gt;NLM&lt;/remote-database-provider&gt;&lt;/record&gt;&lt;/Cite&gt;&lt;/EndNote&gt;</w:instrText>
            </w:r>
            <w:r w:rsidR="004471B3" w:rsidRPr="000B3348">
              <w:rPr>
                <w:rFonts w:ascii="Calibri" w:hAnsi="Calibri" w:cs="Calibri"/>
                <w:b/>
                <w:bCs/>
                <w:noProof/>
                <w:sz w:val="20"/>
                <w:szCs w:val="20"/>
              </w:rPr>
              <w:fldChar w:fldCharType="separate"/>
            </w:r>
            <w:r w:rsidR="00EE7490" w:rsidRPr="000B3348">
              <w:rPr>
                <w:rFonts w:ascii="Calibri" w:hAnsi="Calibri" w:cs="Calibri"/>
                <w:b/>
                <w:bCs/>
                <w:noProof/>
                <w:sz w:val="20"/>
                <w:szCs w:val="20"/>
                <w:lang w:val="en-US"/>
              </w:rPr>
              <w:t>[19]</w:t>
            </w:r>
            <w:r w:rsidR="004471B3" w:rsidRPr="000B3348">
              <w:rPr>
                <w:rFonts w:ascii="Calibri" w:hAnsi="Calibri" w:cs="Calibri"/>
                <w:b/>
                <w:bCs/>
                <w:noProof/>
                <w:sz w:val="20"/>
                <w:szCs w:val="20"/>
              </w:rPr>
              <w:fldChar w:fldCharType="end"/>
            </w:r>
          </w:p>
        </w:tc>
        <w:tc>
          <w:tcPr>
            <w:tcW w:w="1698" w:type="dxa"/>
            <w:vAlign w:val="center"/>
          </w:tcPr>
          <w:p w14:paraId="55A0B0D7" w14:textId="75008A80"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Zadelhoff</w:t>
            </w:r>
            <w:r w:rsidR="004471B3" w:rsidRPr="000B3348">
              <w:rPr>
                <w:rFonts w:ascii="Calibri" w:hAnsi="Calibri" w:cs="Calibri"/>
                <w:b/>
                <w:bCs/>
                <w:noProof/>
                <w:sz w:val="20"/>
                <w:szCs w:val="20"/>
                <w:lang w:val="en-US"/>
              </w:rPr>
              <w:t xml:space="preserve"> </w:t>
            </w:r>
            <w:r w:rsidR="004471B3" w:rsidRPr="000B3348">
              <w:rPr>
                <w:rFonts w:ascii="Calibri" w:hAnsi="Calibri" w:cs="Calibri"/>
                <w:b/>
                <w:bCs/>
                <w:noProof/>
                <w:sz w:val="20"/>
                <w:szCs w:val="20"/>
              </w:rPr>
              <w:fldChar w:fldCharType="begin">
                <w:fldData xml:space="preserve">PEVuZE5vdGU+PENpdGU+PEF1dGhvcj52YW4gWmFkZWxob2ZmPC9BdXRob3I+PFllYXI+MjAyMzwv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</w:fldData>
              </w:fldChar>
            </w:r>
            <w:r w:rsidR="00EE7490" w:rsidRPr="000B3348">
              <w:rPr>
                <w:rFonts w:ascii="Calibri" w:hAnsi="Calibri" w:cs="Calibri"/>
                <w:b/>
                <w:bCs/>
                <w:noProof/>
                <w:sz w:val="20"/>
                <w:szCs w:val="20"/>
              </w:rPr>
              <w:instrText xml:space="preserve"> ADDIN EN.CITE </w:instrText>
            </w:r>
            <w:r w:rsidR="00EE7490" w:rsidRPr="000B3348">
              <w:rPr>
                <w:rFonts w:ascii="Calibri" w:hAnsi="Calibri" w:cs="Calibri"/>
                <w:b/>
                <w:bCs/>
                <w:noProof/>
                <w:sz w:val="20"/>
                <w:szCs w:val="20"/>
              </w:rPr>
              <w:fldChar w:fldCharType="begin">
                <w:fldData xml:space="preserve">PEVuZE5vdGU+PENpdGU+PEF1dGhvcj52YW4gWmFkZWxob2ZmPC9BdXRob3I+PFllYXI+MjAyMzwv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</w:fldData>
              </w:fldChar>
            </w:r>
            <w:r w:rsidR="00EE7490" w:rsidRPr="000B3348">
              <w:rPr>
                <w:rFonts w:ascii="Calibri" w:hAnsi="Calibri" w:cs="Calibri"/>
                <w:b/>
                <w:bCs/>
                <w:noProof/>
                <w:sz w:val="20"/>
                <w:szCs w:val="20"/>
              </w:rPr>
              <w:instrText xml:space="preserve"> ADDIN EN.CITE.DATA </w:instrText>
            </w:r>
            <w:r w:rsidR="00EE7490" w:rsidRPr="000B3348">
              <w:rPr>
                <w:rFonts w:ascii="Calibri" w:hAnsi="Calibri" w:cs="Calibri"/>
                <w:b/>
                <w:bCs/>
                <w:noProof/>
                <w:sz w:val="20"/>
                <w:szCs w:val="20"/>
              </w:rPr>
            </w:r>
            <w:r w:rsidR="00EE7490" w:rsidRPr="000B3348">
              <w:rPr>
                <w:rFonts w:ascii="Calibri" w:hAnsi="Calibri" w:cs="Calibri"/>
                <w:b/>
                <w:bCs/>
                <w:noProof/>
                <w:sz w:val="20"/>
                <w:szCs w:val="20"/>
              </w:rPr>
              <w:fldChar w:fldCharType="end"/>
            </w:r>
            <w:r w:rsidR="004471B3" w:rsidRPr="000B3348">
              <w:rPr>
                <w:rFonts w:ascii="Calibri" w:hAnsi="Calibri" w:cs="Calibri"/>
                <w:b/>
                <w:bCs/>
                <w:noProof/>
                <w:sz w:val="20"/>
                <w:szCs w:val="20"/>
              </w:rPr>
            </w:r>
            <w:r w:rsidR="004471B3" w:rsidRPr="000B3348">
              <w:rPr>
                <w:rFonts w:ascii="Calibri" w:hAnsi="Calibri" w:cs="Calibri"/>
                <w:b/>
                <w:bCs/>
                <w:noProof/>
                <w:sz w:val="20"/>
                <w:szCs w:val="20"/>
              </w:rPr>
              <w:fldChar w:fldCharType="separate"/>
            </w:r>
            <w:r w:rsidR="00EE7490" w:rsidRPr="000B3348">
              <w:rPr>
                <w:rFonts w:ascii="Calibri" w:hAnsi="Calibri" w:cs="Calibri"/>
                <w:b/>
                <w:bCs/>
                <w:noProof/>
                <w:sz w:val="20"/>
                <w:szCs w:val="20"/>
                <w:lang w:val="en-US"/>
              </w:rPr>
              <w:t>[20]</w:t>
            </w:r>
            <w:r w:rsidR="004471B3" w:rsidRPr="000B3348">
              <w:rPr>
                <w:rFonts w:ascii="Calibri" w:hAnsi="Calibri" w:cs="Calibri"/>
                <w:b/>
                <w:bCs/>
                <w:noProof/>
                <w:sz w:val="20"/>
                <w:szCs w:val="20"/>
              </w:rPr>
              <w:fldChar w:fldCharType="end"/>
            </w:r>
          </w:p>
        </w:tc>
        <w:tc>
          <w:tcPr>
            <w:tcW w:w="2010" w:type="dxa"/>
            <w:vAlign w:val="center"/>
          </w:tcPr>
          <w:p w14:paraId="10AD00D3" w14:textId="39419452" w:rsidR="003D4A22" w:rsidRPr="000B3348" w:rsidRDefault="009C1FD8"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EXPLAIN</w:t>
            </w:r>
          </w:p>
        </w:tc>
      </w:tr>
      <w:tr w:rsidR="003D4A22" w:rsidRPr="000B3348" w14:paraId="722DB6A7" w14:textId="77777777" w:rsidTr="001D6ADF">
        <w:trPr>
          <w:trHeight w:val="282"/>
        </w:trPr>
        <w:tc>
          <w:tcPr>
            <w:tcW w:w="1228" w:type="dxa"/>
            <w:vAlign w:val="center"/>
          </w:tcPr>
          <w:p w14:paraId="5F888985"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HR</w:t>
            </w:r>
          </w:p>
        </w:tc>
        <w:tc>
          <w:tcPr>
            <w:tcW w:w="1335" w:type="dxa"/>
            <w:vAlign w:val="center"/>
          </w:tcPr>
          <w:p w14:paraId="1410A24A"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100.3 +/- 9.8</w:t>
            </w:r>
          </w:p>
        </w:tc>
        <w:tc>
          <w:tcPr>
            <w:tcW w:w="1425" w:type="dxa"/>
            <w:vAlign w:val="center"/>
          </w:tcPr>
          <w:p w14:paraId="5D2EA4BB"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142 +/- 17.1</w:t>
            </w:r>
          </w:p>
        </w:tc>
        <w:tc>
          <w:tcPr>
            <w:tcW w:w="1366" w:type="dxa"/>
            <w:vAlign w:val="center"/>
          </w:tcPr>
          <w:p w14:paraId="61728E72"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02CF9691"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70CFE268"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118</w:t>
            </w:r>
          </w:p>
        </w:tc>
      </w:tr>
      <w:tr w:rsidR="003D4A22" w:rsidRPr="000B3348" w14:paraId="2AA57168" w14:textId="77777777" w:rsidTr="001D6ADF">
        <w:trPr>
          <w:trHeight w:val="282"/>
        </w:trPr>
        <w:tc>
          <w:tcPr>
            <w:tcW w:w="1228" w:type="dxa"/>
            <w:vAlign w:val="center"/>
          </w:tcPr>
          <w:p w14:paraId="5EC513A3"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LVEDV</w:t>
            </w:r>
          </w:p>
        </w:tc>
        <w:tc>
          <w:tcPr>
            <w:tcW w:w="1335" w:type="dxa"/>
            <w:vAlign w:val="center"/>
          </w:tcPr>
          <w:p w14:paraId="498F2E81"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2.5 +/- 0.3</w:t>
            </w:r>
          </w:p>
        </w:tc>
        <w:tc>
          <w:tcPr>
            <w:tcW w:w="1425" w:type="dxa"/>
            <w:vAlign w:val="center"/>
          </w:tcPr>
          <w:p w14:paraId="14F7DFFC"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2.51 +/- 0.40</w:t>
            </w:r>
          </w:p>
        </w:tc>
        <w:tc>
          <w:tcPr>
            <w:tcW w:w="1366" w:type="dxa"/>
            <w:vAlign w:val="center"/>
          </w:tcPr>
          <w:p w14:paraId="04588737"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5347F317"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0A459658"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2.6</w:t>
            </w:r>
          </w:p>
        </w:tc>
      </w:tr>
      <w:tr w:rsidR="003D4A22" w:rsidRPr="000B3348" w14:paraId="519E3A61" w14:textId="77777777" w:rsidTr="001D6ADF">
        <w:trPr>
          <w:trHeight w:val="282"/>
        </w:trPr>
        <w:tc>
          <w:tcPr>
            <w:tcW w:w="1228" w:type="dxa"/>
            <w:vAlign w:val="center"/>
          </w:tcPr>
          <w:p w14:paraId="27FC688B"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LVESV</w:t>
            </w:r>
          </w:p>
        </w:tc>
        <w:tc>
          <w:tcPr>
            <w:tcW w:w="1335" w:type="dxa"/>
            <w:vAlign w:val="center"/>
          </w:tcPr>
          <w:p w14:paraId="19435418"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0.9 +/- 0.2</w:t>
            </w:r>
          </w:p>
        </w:tc>
        <w:tc>
          <w:tcPr>
            <w:tcW w:w="1425" w:type="dxa"/>
            <w:vAlign w:val="center"/>
          </w:tcPr>
          <w:p w14:paraId="46FDEE04"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0.78 +/- 0.21</w:t>
            </w:r>
          </w:p>
        </w:tc>
        <w:tc>
          <w:tcPr>
            <w:tcW w:w="1366" w:type="dxa"/>
            <w:vAlign w:val="center"/>
          </w:tcPr>
          <w:p w14:paraId="16A0EC5E"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36988E9E"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15A40D48"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1.0</w:t>
            </w:r>
          </w:p>
        </w:tc>
      </w:tr>
      <w:tr w:rsidR="003D4A22" w:rsidRPr="000B3348" w14:paraId="4AD66CDA" w14:textId="77777777" w:rsidTr="001D6ADF">
        <w:trPr>
          <w:trHeight w:val="282"/>
        </w:trPr>
        <w:tc>
          <w:tcPr>
            <w:tcW w:w="1228" w:type="dxa"/>
            <w:vAlign w:val="center"/>
          </w:tcPr>
          <w:p w14:paraId="3E32700F"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LVSV</w:t>
            </w:r>
          </w:p>
        </w:tc>
        <w:tc>
          <w:tcPr>
            <w:tcW w:w="1335" w:type="dxa"/>
            <w:vAlign w:val="center"/>
          </w:tcPr>
          <w:p w14:paraId="3001BA9B"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1.6 +/- 0.1</w:t>
            </w:r>
          </w:p>
        </w:tc>
        <w:tc>
          <w:tcPr>
            <w:tcW w:w="1425" w:type="dxa"/>
            <w:vAlign w:val="center"/>
          </w:tcPr>
          <w:p w14:paraId="4D6086E7"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1.73 +/- 0.28</w:t>
            </w:r>
          </w:p>
        </w:tc>
        <w:tc>
          <w:tcPr>
            <w:tcW w:w="1366" w:type="dxa"/>
            <w:vAlign w:val="center"/>
          </w:tcPr>
          <w:p w14:paraId="0B242769"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0508924F"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34E185CA"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1.6</w:t>
            </w:r>
          </w:p>
        </w:tc>
      </w:tr>
      <w:tr w:rsidR="003D4A22" w:rsidRPr="000B3348" w14:paraId="35E7938B" w14:textId="77777777" w:rsidTr="001D6ADF">
        <w:trPr>
          <w:trHeight w:val="282"/>
        </w:trPr>
        <w:tc>
          <w:tcPr>
            <w:tcW w:w="1228" w:type="dxa"/>
            <w:vAlign w:val="center"/>
          </w:tcPr>
          <w:p w14:paraId="1F1AB233" w14:textId="16E591EA"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LVO</w:t>
            </w:r>
          </w:p>
        </w:tc>
        <w:tc>
          <w:tcPr>
            <w:tcW w:w="1335" w:type="dxa"/>
            <w:vAlign w:val="center"/>
          </w:tcPr>
          <w:p w14:paraId="5E33218C"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177 +/- 25</w:t>
            </w:r>
          </w:p>
        </w:tc>
        <w:tc>
          <w:tcPr>
            <w:tcW w:w="1425" w:type="dxa"/>
            <w:vAlign w:val="center"/>
          </w:tcPr>
          <w:p w14:paraId="6A9ADB96"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245 +/- 47.1</w:t>
            </w:r>
          </w:p>
        </w:tc>
        <w:tc>
          <w:tcPr>
            <w:tcW w:w="1366" w:type="dxa"/>
            <w:vAlign w:val="center"/>
          </w:tcPr>
          <w:p w14:paraId="51E700A1"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260FF2FC"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4CE986DC"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181</w:t>
            </w:r>
          </w:p>
        </w:tc>
      </w:tr>
      <w:tr w:rsidR="003D4A22" w:rsidRPr="000B3348" w14:paraId="3B05291A" w14:textId="77777777" w:rsidTr="001D6ADF">
        <w:trPr>
          <w:trHeight w:val="282"/>
        </w:trPr>
        <w:tc>
          <w:tcPr>
            <w:tcW w:w="1228" w:type="dxa"/>
            <w:vAlign w:val="center"/>
          </w:tcPr>
          <w:p w14:paraId="10140B5F"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RVEDV</w:t>
            </w:r>
          </w:p>
        </w:tc>
        <w:tc>
          <w:tcPr>
            <w:tcW w:w="1335" w:type="dxa"/>
            <w:vAlign w:val="center"/>
          </w:tcPr>
          <w:p w14:paraId="6C05071D"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3.1 +/- 0.3</w:t>
            </w:r>
          </w:p>
        </w:tc>
        <w:tc>
          <w:tcPr>
            <w:tcW w:w="1425" w:type="dxa"/>
            <w:vAlign w:val="center"/>
          </w:tcPr>
          <w:p w14:paraId="17EEC7F1"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1366" w:type="dxa"/>
            <w:vAlign w:val="center"/>
          </w:tcPr>
          <w:p w14:paraId="3E792B50"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497F6FD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38F21B11"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3.2</w:t>
            </w:r>
          </w:p>
        </w:tc>
      </w:tr>
      <w:tr w:rsidR="003D4A22" w:rsidRPr="000B3348" w14:paraId="53FD5BF6" w14:textId="77777777" w:rsidTr="001D6ADF">
        <w:trPr>
          <w:trHeight w:val="282"/>
        </w:trPr>
        <w:tc>
          <w:tcPr>
            <w:tcW w:w="1228" w:type="dxa"/>
            <w:vAlign w:val="center"/>
          </w:tcPr>
          <w:p w14:paraId="5006A0B0"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RVESV</w:t>
            </w:r>
          </w:p>
        </w:tc>
        <w:tc>
          <w:tcPr>
            <w:tcW w:w="1335" w:type="dxa"/>
            <w:vAlign w:val="center"/>
          </w:tcPr>
          <w:p w14:paraId="294F5C67"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1.5 +/- 0.2</w:t>
            </w:r>
          </w:p>
        </w:tc>
        <w:tc>
          <w:tcPr>
            <w:tcW w:w="1425" w:type="dxa"/>
            <w:vAlign w:val="center"/>
          </w:tcPr>
          <w:p w14:paraId="64989470"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1366" w:type="dxa"/>
            <w:vAlign w:val="center"/>
          </w:tcPr>
          <w:p w14:paraId="4C836F4B"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69516B9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73991D13"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1.6</w:t>
            </w:r>
          </w:p>
        </w:tc>
      </w:tr>
      <w:tr w:rsidR="003D4A22" w:rsidRPr="000B3348" w14:paraId="3F8EEB15" w14:textId="77777777" w:rsidTr="001D6ADF">
        <w:trPr>
          <w:trHeight w:val="282"/>
        </w:trPr>
        <w:tc>
          <w:tcPr>
            <w:tcW w:w="1228" w:type="dxa"/>
            <w:vAlign w:val="center"/>
          </w:tcPr>
          <w:p w14:paraId="39BDC229"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RVSV</w:t>
            </w:r>
          </w:p>
        </w:tc>
        <w:tc>
          <w:tcPr>
            <w:tcW w:w="1335" w:type="dxa"/>
            <w:vAlign w:val="center"/>
          </w:tcPr>
          <w:p w14:paraId="3FCE77E9"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1.6 +/- 0.2</w:t>
            </w:r>
          </w:p>
        </w:tc>
        <w:tc>
          <w:tcPr>
            <w:tcW w:w="1425" w:type="dxa"/>
            <w:vAlign w:val="center"/>
          </w:tcPr>
          <w:p w14:paraId="6EDAF764"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1366" w:type="dxa"/>
            <w:vAlign w:val="center"/>
          </w:tcPr>
          <w:p w14:paraId="615197AF"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1235050B"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170F4320"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1.6</w:t>
            </w:r>
          </w:p>
        </w:tc>
      </w:tr>
      <w:tr w:rsidR="003D4A22" w:rsidRPr="000B3348" w14:paraId="63282FC4" w14:textId="77777777" w:rsidTr="001D6ADF">
        <w:trPr>
          <w:trHeight w:val="282"/>
        </w:trPr>
        <w:tc>
          <w:tcPr>
            <w:tcW w:w="1228" w:type="dxa"/>
            <w:vAlign w:val="center"/>
          </w:tcPr>
          <w:p w14:paraId="68DD50E7"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RVO</w:t>
            </w:r>
          </w:p>
        </w:tc>
        <w:tc>
          <w:tcPr>
            <w:tcW w:w="1335" w:type="dxa"/>
            <w:vAlign w:val="center"/>
          </w:tcPr>
          <w:p w14:paraId="0D75AAAD"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181 +/- 30</w:t>
            </w:r>
          </w:p>
        </w:tc>
        <w:tc>
          <w:tcPr>
            <w:tcW w:w="1425" w:type="dxa"/>
            <w:vAlign w:val="center"/>
          </w:tcPr>
          <w:p w14:paraId="762172E1"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1366" w:type="dxa"/>
            <w:vAlign w:val="center"/>
          </w:tcPr>
          <w:p w14:paraId="7C411F3D"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695870F3"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00F21BFB"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181</w:t>
            </w:r>
          </w:p>
        </w:tc>
      </w:tr>
      <w:tr w:rsidR="003D4A22" w:rsidRPr="000B3348" w14:paraId="12C8246D" w14:textId="77777777" w:rsidTr="001D6ADF">
        <w:trPr>
          <w:trHeight w:val="282"/>
        </w:trPr>
        <w:tc>
          <w:tcPr>
            <w:tcW w:w="1228" w:type="dxa"/>
            <w:vAlign w:val="center"/>
          </w:tcPr>
          <w:p w14:paraId="17BD6C44"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fSVC</w:t>
            </w:r>
          </w:p>
        </w:tc>
        <w:tc>
          <w:tcPr>
            <w:tcW w:w="1335" w:type="dxa"/>
            <w:vAlign w:val="center"/>
          </w:tcPr>
          <w:p w14:paraId="58EF2785"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425" w:type="dxa"/>
            <w:vAlign w:val="center"/>
          </w:tcPr>
          <w:p w14:paraId="69CC09B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95 +/- 27.0</w:t>
            </w:r>
          </w:p>
        </w:tc>
        <w:tc>
          <w:tcPr>
            <w:tcW w:w="1366" w:type="dxa"/>
            <w:vAlign w:val="center"/>
          </w:tcPr>
          <w:p w14:paraId="539D5046"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76 (34-143)</w:t>
            </w:r>
          </w:p>
        </w:tc>
        <w:tc>
          <w:tcPr>
            <w:tcW w:w="1698" w:type="dxa"/>
            <w:vAlign w:val="center"/>
          </w:tcPr>
          <w:p w14:paraId="551D805E"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67D28869"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76</w:t>
            </w:r>
          </w:p>
        </w:tc>
      </w:tr>
      <w:tr w:rsidR="003D4A22" w:rsidRPr="000B3348" w14:paraId="60224CA1" w14:textId="77777777" w:rsidTr="001D6ADF">
        <w:trPr>
          <w:trHeight w:val="282"/>
        </w:trPr>
        <w:tc>
          <w:tcPr>
            <w:tcW w:w="1228" w:type="dxa"/>
            <w:vAlign w:val="center"/>
          </w:tcPr>
          <w:p w14:paraId="232A1BE0"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ABPs</w:t>
            </w:r>
          </w:p>
        </w:tc>
        <w:tc>
          <w:tcPr>
            <w:tcW w:w="1335" w:type="dxa"/>
            <w:vAlign w:val="center"/>
          </w:tcPr>
          <w:p w14:paraId="217C35A5"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425" w:type="dxa"/>
            <w:vAlign w:val="center"/>
          </w:tcPr>
          <w:p w14:paraId="3522C98B"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366" w:type="dxa"/>
            <w:vAlign w:val="center"/>
          </w:tcPr>
          <w:p w14:paraId="129AA1BB" w14:textId="77777777" w:rsidR="003D4A22" w:rsidRPr="000B3348" w:rsidRDefault="003D4A22" w:rsidP="00E26FD8">
            <w:pPr>
              <w:pStyle w:val="NoSpacing"/>
              <w:tabs>
                <w:tab w:val="center" w:pos="884"/>
              </w:tabs>
              <w:spacing w:before="0"/>
              <w:jc w:val="both"/>
              <w:rPr>
                <w:rFonts w:ascii="Calibri" w:hAnsi="Calibri" w:cs="Calibri"/>
                <w:noProof/>
                <w:sz w:val="20"/>
                <w:szCs w:val="20"/>
                <w:lang w:val="en-US"/>
              </w:rPr>
            </w:pPr>
          </w:p>
        </w:tc>
        <w:tc>
          <w:tcPr>
            <w:tcW w:w="1698" w:type="dxa"/>
            <w:vAlign w:val="center"/>
          </w:tcPr>
          <w:p w14:paraId="513B3A4E" w14:textId="71329E4E" w:rsidR="003D4A22" w:rsidRPr="000B3348" w:rsidRDefault="003D4A22" w:rsidP="00E26FD8">
            <w:pPr>
              <w:pStyle w:val="NoSpacing"/>
              <w:tabs>
                <w:tab w:val="center" w:pos="884"/>
              </w:tabs>
              <w:spacing w:before="0"/>
              <w:jc w:val="both"/>
              <w:rPr>
                <w:rFonts w:ascii="Calibri" w:hAnsi="Calibri" w:cs="Calibri"/>
                <w:noProof/>
                <w:sz w:val="20"/>
                <w:szCs w:val="20"/>
                <w:lang w:val="en-US"/>
              </w:rPr>
            </w:pPr>
            <w:r w:rsidRPr="000B3348">
              <w:rPr>
                <w:rFonts w:ascii="Calibri" w:hAnsi="Calibri" w:cs="Calibri"/>
                <w:noProof/>
                <w:sz w:val="20"/>
                <w:szCs w:val="20"/>
                <w:lang w:val="en-US"/>
              </w:rPr>
              <w:t>6</w:t>
            </w:r>
            <w:r w:rsidR="00230AED" w:rsidRPr="000B3348">
              <w:rPr>
                <w:rFonts w:ascii="Calibri" w:hAnsi="Calibri" w:cs="Calibri"/>
                <w:noProof/>
                <w:sz w:val="20"/>
                <w:szCs w:val="20"/>
                <w:lang w:val="en-US"/>
              </w:rPr>
              <w:t>7</w:t>
            </w:r>
          </w:p>
        </w:tc>
        <w:tc>
          <w:tcPr>
            <w:tcW w:w="2010" w:type="dxa"/>
            <w:vAlign w:val="center"/>
          </w:tcPr>
          <w:p w14:paraId="6838A517"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70</w:t>
            </w:r>
          </w:p>
        </w:tc>
      </w:tr>
      <w:tr w:rsidR="003D4A22" w:rsidRPr="000B3348" w14:paraId="4F3EC6AB" w14:textId="77777777" w:rsidTr="001D6ADF">
        <w:trPr>
          <w:trHeight w:val="282"/>
        </w:trPr>
        <w:tc>
          <w:tcPr>
            <w:tcW w:w="1228" w:type="dxa"/>
            <w:vAlign w:val="center"/>
          </w:tcPr>
          <w:p w14:paraId="1EE29E32"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ABPd</w:t>
            </w:r>
          </w:p>
        </w:tc>
        <w:tc>
          <w:tcPr>
            <w:tcW w:w="1335" w:type="dxa"/>
            <w:vAlign w:val="center"/>
          </w:tcPr>
          <w:p w14:paraId="76DBB89B"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425" w:type="dxa"/>
            <w:vAlign w:val="center"/>
          </w:tcPr>
          <w:p w14:paraId="66460758"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366" w:type="dxa"/>
            <w:vAlign w:val="center"/>
          </w:tcPr>
          <w:p w14:paraId="2794B088"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0E452B06"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42</w:t>
            </w:r>
          </w:p>
        </w:tc>
        <w:tc>
          <w:tcPr>
            <w:tcW w:w="2010" w:type="dxa"/>
            <w:vAlign w:val="center"/>
          </w:tcPr>
          <w:p w14:paraId="0E9041F3"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45</w:t>
            </w:r>
          </w:p>
        </w:tc>
      </w:tr>
    </w:tbl>
    <w:p w14:paraId="36585B39" w14:textId="4FFC7F33" w:rsidR="003D4A22" w:rsidRPr="000B3348" w:rsidRDefault="003D4A22" w:rsidP="00E26FD8">
      <w:pPr>
        <w:pStyle w:val="NoSpacing"/>
        <w:jc w:val="both"/>
        <w:rPr>
          <w:rFonts w:ascii="Calibri" w:hAnsi="Calibri" w:cs="Calibri"/>
          <w:noProof/>
          <w:sz w:val="16"/>
          <w:szCs w:val="16"/>
        </w:rPr>
      </w:pPr>
      <w:r w:rsidRPr="000B3348">
        <w:rPr>
          <w:rFonts w:ascii="Calibri" w:hAnsi="Calibri" w:cs="Calibri"/>
          <w:b/>
          <w:bCs/>
          <w:noProof/>
          <w:sz w:val="16"/>
          <w:szCs w:val="16"/>
        </w:rPr>
        <w:t>Table 2.</w:t>
      </w:r>
      <w:r w:rsidRPr="000B3348">
        <w:rPr>
          <w:rFonts w:ascii="Calibri" w:hAnsi="Calibri" w:cs="Calibri"/>
          <w:noProof/>
          <w:sz w:val="16"/>
          <w:szCs w:val="16"/>
        </w:rPr>
        <w:t xml:space="preserve"> Target data</w:t>
      </w:r>
      <w:r w:rsidR="00397336" w:rsidRPr="000B3348">
        <w:rPr>
          <w:rFonts w:ascii="Calibri" w:hAnsi="Calibri" w:cs="Calibri"/>
          <w:noProof/>
          <w:sz w:val="16"/>
          <w:szCs w:val="16"/>
        </w:rPr>
        <w:t xml:space="preserve"> </w:t>
      </w:r>
      <w:r w:rsidRPr="000B3348">
        <w:rPr>
          <w:rFonts w:ascii="Calibri" w:hAnsi="Calibri" w:cs="Calibri"/>
          <w:noProof/>
          <w:sz w:val="16"/>
          <w:szCs w:val="16"/>
        </w:rPr>
        <w:t>and simulation results for a normal term born neonate of 3.3 kg at an age of 24 hours. HR: heartrate, LVEDV: left ventricular end diastolic volume, LVESV: left ventricular end systolic volume, LVSV: left ventricular stroke volume, LVO: left ventricular output, RVEVD: right ventricular end diastolic volume, RVESV: right ventricular end systolic volume, RVSV: right ventricular stroke volume, fSVC: superior vena cava flow, ABPs: systolic arterial blood pressure, ABPd: diastolic arterial blood pressure.  Volumes in mL, flow rates in mL/min/kg and pressures in mmHg.</w:t>
      </w:r>
    </w:p>
    <w:p w14:paraId="76B07005" w14:textId="77777777" w:rsidR="003D4A22" w:rsidRPr="000B3348" w:rsidRDefault="003D4A22" w:rsidP="00E26FD8">
      <w:pPr>
        <w:pStyle w:val="NoSpacing"/>
        <w:jc w:val="both"/>
        <w:rPr>
          <w:rFonts w:ascii="Calibri" w:hAnsi="Calibri" w:cs="Calibri"/>
          <w:noProof/>
          <w:sz w:val="20"/>
          <w:szCs w:val="20"/>
        </w:rPr>
      </w:pPr>
    </w:p>
    <w:p w14:paraId="69C6799B" w14:textId="74DF094F"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There is a close match of simulation results to target data coming from different sources which measured the parameters using different techniques (echo</w:t>
      </w:r>
      <w:r w:rsidR="00D66674" w:rsidRPr="000B3348">
        <w:rPr>
          <w:rFonts w:ascii="Calibri" w:hAnsi="Calibri" w:cs="Calibri"/>
          <w:noProof/>
          <w:sz w:val="20"/>
          <w:szCs w:val="20"/>
        </w:rPr>
        <w:t>cardiography</w:t>
      </w:r>
      <w:r w:rsidRPr="000B3348">
        <w:rPr>
          <w:rFonts w:ascii="Calibri" w:hAnsi="Calibri" w:cs="Calibri"/>
          <w:noProof/>
          <w:sz w:val="20"/>
          <w:szCs w:val="20"/>
        </w:rPr>
        <w:t xml:space="preserve"> and MRI). Normal values of the resulting blood pressure are reported by many articles, and we used a recent study to validate our data as they report blood pressure over a range of gestational and postnatal ages.</w:t>
      </w:r>
    </w:p>
    <w:p w14:paraId="7E343102" w14:textId="77777777" w:rsidR="003D4A22" w:rsidRPr="000B3348" w:rsidRDefault="003D4A22" w:rsidP="00E26FD8">
      <w:pPr>
        <w:pStyle w:val="NoSpacing"/>
        <w:jc w:val="both"/>
        <w:rPr>
          <w:rFonts w:ascii="Calibri" w:hAnsi="Calibri" w:cs="Calibri"/>
          <w:noProof/>
          <w:sz w:val="20"/>
          <w:szCs w:val="20"/>
        </w:rPr>
      </w:pPr>
    </w:p>
    <w:p w14:paraId="334903AD" w14:textId="77777777" w:rsidR="003D4A22" w:rsidRPr="000B3348" w:rsidRDefault="003D4A22" w:rsidP="00E26FD8">
      <w:pPr>
        <w:pStyle w:val="NoSpacing"/>
        <w:jc w:val="both"/>
        <w:rPr>
          <w:rFonts w:ascii="Calibri" w:hAnsi="Calibri" w:cs="Calibri"/>
          <w:b/>
          <w:bCs/>
          <w:noProof/>
          <w:sz w:val="20"/>
          <w:szCs w:val="20"/>
        </w:rPr>
      </w:pPr>
      <w:r w:rsidRPr="000B3348">
        <w:rPr>
          <w:rFonts w:ascii="Calibri" w:hAnsi="Calibri" w:cs="Calibri"/>
          <w:b/>
          <w:bCs/>
          <w:noProof/>
          <w:sz w:val="20"/>
          <w:szCs w:val="20"/>
        </w:rPr>
        <w:t>3.1.2 Persistent ductus arteriosus (PDA)</w:t>
      </w:r>
    </w:p>
    <w:p w14:paraId="131ED78C" w14:textId="77777777" w:rsidR="003D4A22" w:rsidRPr="000B3348" w:rsidRDefault="003D4A22" w:rsidP="00E26FD8">
      <w:pPr>
        <w:pStyle w:val="NoSpacing"/>
        <w:jc w:val="both"/>
        <w:rPr>
          <w:rFonts w:ascii="Calibri" w:hAnsi="Calibri" w:cs="Calibri"/>
          <w:noProof/>
          <w:sz w:val="20"/>
          <w:szCs w:val="20"/>
        </w:rPr>
      </w:pPr>
    </w:p>
    <w:p w14:paraId="213FC537" w14:textId="34010E79" w:rsidR="003D4A22" w:rsidRPr="000B3348" w:rsidRDefault="003D4A22" w:rsidP="00E26FD8">
      <w:pPr>
        <w:pStyle w:val="NoSpacing"/>
        <w:ind w:firstLine="708"/>
        <w:jc w:val="both"/>
        <w:rPr>
          <w:rFonts w:ascii="Calibri" w:hAnsi="Calibri" w:cs="Calibri"/>
          <w:noProof/>
          <w:sz w:val="20"/>
          <w:szCs w:val="20"/>
        </w:rPr>
      </w:pPr>
      <w:r w:rsidRPr="000B3348">
        <w:rPr>
          <w:rFonts w:ascii="Calibri" w:hAnsi="Calibri" w:cs="Calibri"/>
          <w:noProof/>
          <w:sz w:val="20"/>
          <w:szCs w:val="20"/>
        </w:rPr>
        <w:t xml:space="preserve">One of the target clinical scenarios is persistent </w:t>
      </w:r>
      <w:r w:rsidR="00D55783" w:rsidRPr="000B3348">
        <w:rPr>
          <w:rFonts w:ascii="Calibri" w:hAnsi="Calibri" w:cs="Calibri"/>
          <w:noProof/>
          <w:sz w:val="20"/>
          <w:szCs w:val="20"/>
        </w:rPr>
        <w:t xml:space="preserve">patent </w:t>
      </w:r>
      <w:r w:rsidRPr="000B3348">
        <w:rPr>
          <w:rFonts w:ascii="Calibri" w:hAnsi="Calibri" w:cs="Calibri"/>
          <w:noProof/>
          <w:sz w:val="20"/>
          <w:szCs w:val="20"/>
        </w:rPr>
        <w:t xml:space="preserve">ductus arteriosus (PDA). Bischoff et al. </w:t>
      </w:r>
      <w:r w:rsidR="004471B3" w:rsidRPr="000B3348">
        <w:rPr>
          <w:rFonts w:ascii="Calibri" w:hAnsi="Calibri" w:cs="Calibri"/>
          <w:noProof/>
          <w:sz w:val="20"/>
          <w:szCs w:val="20"/>
        </w:rPr>
        <w:fldChar w:fldCharType="begin">
          <w:fldData xml:space="preserve">PEVuZE5vdGU+PENpdGU+PEF1dGhvcj5CaXNjaG9mZjwvQXV0aG9yPjxZZWFyPjIwMjE8L1llYXI+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</w:fldData>
        </w:fldChar>
      </w:r>
      <w:r w:rsidR="00EE7490" w:rsidRPr="000B3348">
        <w:rPr>
          <w:rFonts w:ascii="Calibri" w:hAnsi="Calibri" w:cs="Calibri"/>
          <w:noProof/>
          <w:sz w:val="20"/>
          <w:szCs w:val="20"/>
        </w:rPr>
        <w:instrText xml:space="preserve"> ADDIN EN.CITE </w:instrText>
      </w:r>
      <w:r w:rsidR="00EE7490" w:rsidRPr="000B3348">
        <w:rPr>
          <w:rFonts w:ascii="Calibri" w:hAnsi="Calibri" w:cs="Calibri"/>
          <w:noProof/>
          <w:sz w:val="20"/>
          <w:szCs w:val="20"/>
        </w:rPr>
        <w:fldChar w:fldCharType="begin">
          <w:fldData xml:space="preserve">PEVuZE5vdGU+PENpdGU+PEF1dGhvcj5CaXNjaG9mZjwvQXV0aG9yPjxZZWFyPjIwMjE8L1llYXI+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</w:fldData>
        </w:fldChar>
      </w:r>
      <w:r w:rsidR="00EE7490" w:rsidRPr="000B3348">
        <w:rPr>
          <w:rFonts w:ascii="Calibri" w:hAnsi="Calibri" w:cs="Calibri"/>
          <w:noProof/>
          <w:sz w:val="20"/>
          <w:szCs w:val="20"/>
        </w:rPr>
        <w:instrText xml:space="preserve"> ADDIN EN.CITE.DATA </w:instrText>
      </w:r>
      <w:r w:rsidR="00EE7490" w:rsidRPr="000B3348">
        <w:rPr>
          <w:rFonts w:ascii="Calibri" w:hAnsi="Calibri" w:cs="Calibri"/>
          <w:noProof/>
          <w:sz w:val="20"/>
          <w:szCs w:val="20"/>
        </w:rPr>
      </w:r>
      <w:r w:rsidR="00EE7490" w:rsidRPr="000B3348">
        <w:rPr>
          <w:rFonts w:ascii="Calibri" w:hAnsi="Calibri" w:cs="Calibri"/>
          <w:noProof/>
          <w:sz w:val="20"/>
          <w:szCs w:val="20"/>
        </w:rPr>
        <w:fldChar w:fldCharType="end"/>
      </w:r>
      <w:r w:rsidR="004471B3" w:rsidRPr="000B3348">
        <w:rPr>
          <w:rFonts w:ascii="Calibri" w:hAnsi="Calibri" w:cs="Calibri"/>
          <w:noProof/>
          <w:sz w:val="20"/>
          <w:szCs w:val="20"/>
        </w:rPr>
      </w:r>
      <w:r w:rsidR="004471B3" w:rsidRPr="000B3348">
        <w:rPr>
          <w:rFonts w:ascii="Calibri" w:hAnsi="Calibri" w:cs="Calibri"/>
          <w:noProof/>
          <w:sz w:val="20"/>
          <w:szCs w:val="20"/>
        </w:rPr>
        <w:fldChar w:fldCharType="separate"/>
      </w:r>
      <w:r w:rsidR="00EE7490" w:rsidRPr="000B3348">
        <w:rPr>
          <w:rFonts w:ascii="Calibri" w:hAnsi="Calibri" w:cs="Calibri"/>
          <w:noProof/>
          <w:sz w:val="20"/>
          <w:szCs w:val="20"/>
        </w:rPr>
        <w:t>[21]</w:t>
      </w:r>
      <w:r w:rsidR="004471B3" w:rsidRPr="000B3348">
        <w:rPr>
          <w:rFonts w:ascii="Calibri" w:hAnsi="Calibri" w:cs="Calibri"/>
          <w:noProof/>
          <w:sz w:val="20"/>
          <w:szCs w:val="20"/>
        </w:rPr>
        <w:fldChar w:fldCharType="end"/>
      </w:r>
      <w:r w:rsidRPr="000B3348">
        <w:rPr>
          <w:rFonts w:ascii="Calibri" w:hAnsi="Calibri" w:cs="Calibri"/>
          <w:noProof/>
          <w:color w:val="EE0000"/>
          <w:sz w:val="20"/>
          <w:szCs w:val="20"/>
        </w:rPr>
        <w:t xml:space="preserve"> </w:t>
      </w:r>
      <w:r w:rsidRPr="000B3348">
        <w:rPr>
          <w:rFonts w:ascii="Calibri" w:hAnsi="Calibri" w:cs="Calibri"/>
          <w:noProof/>
          <w:sz w:val="20"/>
          <w:szCs w:val="20"/>
        </w:rPr>
        <w:t xml:space="preserve">provide detailed neonatal hemodynamic data, making PDA a suitable validation case. Table 3 summarizes the effects of absent, bidirectional, and significant left-to-right shunting on left ventricular output (LVO), right ventricular output (RVO), superior vena cava flow (SVCF), and the LVO/RVO ratio. The baseline premature-infant configuration reported by Bischoff et al. was produced with the AI-assisted closed-loop parameterization pipeline of Section 2.4: blood volumes, unstressed volumes, elastances and resistances were first scaled allometrically to the reported weight, after which the iterative levers (Table X) calibrated the model to the reported baseline hemodynamic targets. A bidirectional shunt (≥10% right-to-left time) was obtained by modifying pulmonary vascular resistance and elastance at a ductus diameter of 2.2 mm. A hemodynamically significant left-to-right shunt (100% left-to-right) was created by lowering pulmonary vascular resistance to achieve an LVO/RVO ratio of 1.55. Simulations used active circulatory control, a small foramen ovale, and end-expiratory conditions at −3.5 mmHg intrathoracic pressure. For a more qualitative validation of model waveform output, Doppler flow velocity target data for non-restrictive and restrictive LtR </w:t>
      </w:r>
      <w:r w:rsidR="00D55783" w:rsidRPr="000B3348">
        <w:rPr>
          <w:rFonts w:ascii="Calibri" w:hAnsi="Calibri" w:cs="Calibri"/>
          <w:noProof/>
          <w:sz w:val="20"/>
          <w:szCs w:val="20"/>
        </w:rPr>
        <w:t xml:space="preserve">transductal blood </w:t>
      </w:r>
      <w:r w:rsidRPr="000B3348">
        <w:rPr>
          <w:rFonts w:ascii="Calibri" w:hAnsi="Calibri" w:cs="Calibri"/>
          <w:noProof/>
          <w:sz w:val="20"/>
          <w:szCs w:val="20"/>
        </w:rPr>
        <w:t xml:space="preserve">flow, and for bi-directional </w:t>
      </w:r>
      <w:r w:rsidR="00D55783" w:rsidRPr="000B3348">
        <w:rPr>
          <w:rFonts w:ascii="Calibri" w:hAnsi="Calibri" w:cs="Calibri"/>
          <w:noProof/>
          <w:sz w:val="20"/>
          <w:szCs w:val="20"/>
        </w:rPr>
        <w:t xml:space="preserve">transductal blood </w:t>
      </w:r>
      <w:r w:rsidRPr="000B3348">
        <w:rPr>
          <w:rFonts w:ascii="Calibri" w:hAnsi="Calibri" w:cs="Calibri"/>
          <w:noProof/>
          <w:sz w:val="20"/>
          <w:szCs w:val="20"/>
        </w:rPr>
        <w:t xml:space="preserve">flow are obtained from van Laere et al. </w:t>
      </w:r>
      <w:r w:rsidR="004471B3" w:rsidRPr="000B3348">
        <w:rPr>
          <w:rFonts w:ascii="Calibri" w:hAnsi="Calibri" w:cs="Calibri"/>
          <w:noProof/>
          <w:sz w:val="20"/>
          <w:szCs w:val="20"/>
        </w:rPr>
        <w:fldChar w:fldCharType="begin">
          <w:fldData xml:space="preserve">PEVuZE5vdGU+PENpdGU+PEF1dGhvcj52YW4gTGFlcmU8L0F1dGhvcj48WWVhcj4yMDE4PC9ZZWFy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</w:fldData>
        </w:fldChar>
      </w:r>
      <w:r w:rsidR="00EE7490" w:rsidRPr="000B3348">
        <w:rPr>
          <w:rFonts w:ascii="Calibri" w:hAnsi="Calibri" w:cs="Calibri"/>
          <w:noProof/>
          <w:sz w:val="20"/>
          <w:szCs w:val="20"/>
        </w:rPr>
        <w:instrText xml:space="preserve"> ADDIN EN.CITE </w:instrText>
      </w:r>
      <w:r w:rsidR="00EE7490" w:rsidRPr="000B3348">
        <w:rPr>
          <w:rFonts w:ascii="Calibri" w:hAnsi="Calibri" w:cs="Calibri"/>
          <w:noProof/>
          <w:sz w:val="20"/>
          <w:szCs w:val="20"/>
        </w:rPr>
        <w:fldChar w:fldCharType="begin">
          <w:fldData xml:space="preserve">PEVuZE5vdGU+PENpdGU+PEF1dGhvcj52YW4gTGFlcmU8L0F1dGhvcj48WWVhcj4yMDE4PC9ZZWFy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</w:fldData>
        </w:fldChar>
      </w:r>
      <w:r w:rsidR="00EE7490" w:rsidRPr="000B3348">
        <w:rPr>
          <w:rFonts w:ascii="Calibri" w:hAnsi="Calibri" w:cs="Calibri"/>
          <w:noProof/>
          <w:sz w:val="20"/>
          <w:szCs w:val="20"/>
        </w:rPr>
        <w:instrText xml:space="preserve"> ADDIN EN.CITE.DATA </w:instrText>
      </w:r>
      <w:r w:rsidR="00EE7490" w:rsidRPr="000B3348">
        <w:rPr>
          <w:rFonts w:ascii="Calibri" w:hAnsi="Calibri" w:cs="Calibri"/>
          <w:noProof/>
          <w:sz w:val="20"/>
          <w:szCs w:val="20"/>
        </w:rPr>
      </w:r>
      <w:r w:rsidR="00EE7490" w:rsidRPr="000B3348">
        <w:rPr>
          <w:rFonts w:ascii="Calibri" w:hAnsi="Calibri" w:cs="Calibri"/>
          <w:noProof/>
          <w:sz w:val="20"/>
          <w:szCs w:val="20"/>
        </w:rPr>
        <w:fldChar w:fldCharType="end"/>
      </w:r>
      <w:r w:rsidR="004471B3" w:rsidRPr="000B3348">
        <w:rPr>
          <w:rFonts w:ascii="Calibri" w:hAnsi="Calibri" w:cs="Calibri"/>
          <w:noProof/>
          <w:sz w:val="20"/>
          <w:szCs w:val="20"/>
        </w:rPr>
      </w:r>
      <w:r w:rsidR="004471B3" w:rsidRPr="000B3348">
        <w:rPr>
          <w:rFonts w:ascii="Calibri" w:hAnsi="Calibri" w:cs="Calibri"/>
          <w:noProof/>
          <w:sz w:val="20"/>
          <w:szCs w:val="20"/>
        </w:rPr>
        <w:fldChar w:fldCharType="separate"/>
      </w:r>
      <w:r w:rsidR="00EE7490" w:rsidRPr="000B3348">
        <w:rPr>
          <w:rFonts w:ascii="Calibri" w:hAnsi="Calibri" w:cs="Calibri"/>
          <w:noProof/>
          <w:sz w:val="20"/>
          <w:szCs w:val="20"/>
        </w:rPr>
        <w:t>[22]</w:t>
      </w:r>
      <w:r w:rsidR="004471B3" w:rsidRPr="000B3348">
        <w:rPr>
          <w:rFonts w:ascii="Calibri" w:hAnsi="Calibri" w:cs="Calibri"/>
          <w:noProof/>
          <w:sz w:val="20"/>
          <w:szCs w:val="20"/>
        </w:rPr>
        <w:fldChar w:fldCharType="end"/>
      </w:r>
      <w:r w:rsidR="004471B3" w:rsidRPr="000B3348">
        <w:rPr>
          <w:rFonts w:ascii="Calibri" w:hAnsi="Calibri" w:cs="Calibri"/>
          <w:noProof/>
          <w:sz w:val="20"/>
          <w:szCs w:val="20"/>
        </w:rPr>
        <w:t>.</w:t>
      </w:r>
      <w:r w:rsidRPr="000B3348">
        <w:rPr>
          <w:rFonts w:ascii="Calibri" w:hAnsi="Calibri" w:cs="Calibri"/>
          <w:noProof/>
          <w:color w:val="EE0000"/>
          <w:sz w:val="20"/>
          <w:szCs w:val="20"/>
        </w:rPr>
        <w:t xml:space="preserve"> </w:t>
      </w:r>
      <w:r w:rsidRPr="000B3348">
        <w:rPr>
          <w:rFonts w:ascii="Calibri" w:hAnsi="Calibri" w:cs="Calibri"/>
          <w:noProof/>
          <w:sz w:val="20"/>
          <w:szCs w:val="20"/>
        </w:rPr>
        <w:t>Simulated instantaneous PDA flow rate f</w:t>
      </w:r>
      <w:r w:rsidR="00C24B09" w:rsidRPr="000B3348">
        <w:rPr>
          <w:rFonts w:ascii="Calibri" w:hAnsi="Calibri" w:cs="Calibri"/>
          <w:noProof/>
          <w:sz w:val="20"/>
          <w:szCs w:val="20"/>
          <w:vertAlign w:val="subscript"/>
        </w:rPr>
        <w:t>DA</w:t>
      </w:r>
      <w:r w:rsidRPr="000B3348">
        <w:rPr>
          <w:rFonts w:ascii="Calibri" w:hAnsi="Calibri" w:cs="Calibri"/>
          <w:noProof/>
          <w:sz w:val="20"/>
          <w:szCs w:val="20"/>
        </w:rPr>
        <w:t xml:space="preserve">(t) in L/s, Fig. 2, is transformed into to a Doppler flow pattern with a </w:t>
      </w:r>
      <w:bookmarkStart w:id="14" w:name="_Hlk98422646"/>
      <w:r w:rsidRPr="000B3348">
        <w:rPr>
          <w:rFonts w:ascii="Calibri" w:hAnsi="Calibri" w:cs="Calibri"/>
          <w:noProof/>
          <w:sz w:val="20"/>
          <w:szCs w:val="20"/>
        </w:rPr>
        <w:t xml:space="preserve">velocity </w:t>
      </w:r>
      <w:bookmarkStart w:id="15" w:name="_Hlk98422204"/>
      <w:r w:rsidRPr="000B3348">
        <w:rPr>
          <w:rFonts w:ascii="Calibri" w:hAnsi="Calibri" w:cs="Calibri"/>
          <w:noProof/>
          <w:sz w:val="20"/>
          <w:szCs w:val="20"/>
        </w:rPr>
        <w:t>v</w:t>
      </w:r>
      <w:r w:rsidRPr="000B3348">
        <w:rPr>
          <w:rFonts w:ascii="Calibri" w:hAnsi="Calibri" w:cs="Calibri"/>
          <w:noProof/>
          <w:sz w:val="20"/>
          <w:szCs w:val="20"/>
          <w:vertAlign w:val="subscript"/>
        </w:rPr>
        <w:t>DA</w:t>
      </w:r>
      <w:r w:rsidRPr="000B3348">
        <w:rPr>
          <w:rFonts w:ascii="Calibri" w:hAnsi="Calibri" w:cs="Calibri"/>
          <w:noProof/>
          <w:sz w:val="20"/>
          <w:szCs w:val="20"/>
        </w:rPr>
        <w:t>(t) in m/s, averaged over the ductus velocity profile:</w:t>
      </w:r>
    </w:p>
    <w:p w14:paraId="267DA107" w14:textId="77777777" w:rsidR="003D4A22" w:rsidRPr="000B3348" w:rsidRDefault="003D4A22" w:rsidP="00E26FD8">
      <w:pPr>
        <w:pStyle w:val="NoSpacing"/>
        <w:ind w:firstLine="708"/>
        <w:jc w:val="both"/>
        <w:rPr>
          <w:rFonts w:ascii="Calibri" w:hAnsi="Calibri" w:cs="Calibri"/>
          <w:noProof/>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1147"/>
      </w:tblGrid>
      <w:tr w:rsidR="003D4A22" w:rsidRPr="000B3348" w14:paraId="689B029D" w14:textId="77777777" w:rsidTr="00AC73F9">
        <w:tc>
          <w:tcPr>
            <w:tcW w:w="7915" w:type="dxa"/>
          </w:tcPr>
          <w:p w14:paraId="3C975F69" w14:textId="14DF0D93" w:rsidR="003D4A22" w:rsidRPr="000B3348" w:rsidRDefault="00000000" w:rsidP="00E26FD8">
            <w:pPr>
              <w:pStyle w:val="NoSpacing"/>
              <w:jc w:val="both"/>
              <w:rPr>
                <w:rFonts w:ascii="Calibri" w:hAnsi="Calibri" w:cs="Calibri"/>
                <w:noProof/>
                <w:sz w:val="20"/>
                <w:szCs w:val="20"/>
                <w:lang w:val="en-US"/>
              </w:rPr>
            </w:pPr>
            <m:oMathPara>
              <m:oMath>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v</m:t>
                    </m:r>
                  </m:e>
                  <m:sub>
                    <m:r>
                      <w:rPr>
                        <w:rFonts w:ascii="Cambria Math" w:hAnsi="Cambria Math" w:cs="Calibri"/>
                        <w:noProof/>
                        <w:sz w:val="20"/>
                        <w:szCs w:val="20"/>
                        <w:lang w:val="en-US"/>
                      </w:rPr>
                      <m:t>DA</m:t>
                    </m:r>
                  </m:sub>
                </m:sSub>
                <m:d>
                  <m:dPr>
                    <m:ctrlPr>
                      <w:rPr>
                        <w:rFonts w:ascii="Cambria Math" w:hAnsi="Cambria Math" w:cs="Calibri"/>
                        <w:i/>
                        <w:noProof/>
                        <w:sz w:val="20"/>
                        <w:szCs w:val="20"/>
                        <w:lang w:val="en-US"/>
                      </w:rPr>
                    </m:ctrlPr>
                  </m:dPr>
                  <m:e>
                    <m:r>
                      <w:rPr>
                        <w:rFonts w:ascii="Cambria Math" w:hAnsi="Cambria Math" w:cs="Calibri"/>
                        <w:noProof/>
                        <w:sz w:val="20"/>
                        <w:szCs w:val="20"/>
                        <w:lang w:val="en-US"/>
                      </w:rPr>
                      <m:t>t</m:t>
                    </m:r>
                  </m:e>
                </m:d>
                <m:r>
                  <w:rPr>
                    <w:rFonts w:ascii="Cambria Math" w:hAnsi="Cambria Math" w:cs="Calibri"/>
                    <w:noProof/>
                    <w:sz w:val="20"/>
                    <w:szCs w:val="20"/>
                    <w:lang w:val="en-US"/>
                  </w:rPr>
                  <m:t>=1000</m:t>
                </m:r>
                <m:f>
                  <m:fPr>
                    <m:ctrlPr>
                      <w:rPr>
                        <w:rFonts w:ascii="Cambria Math" w:hAnsi="Cambria Math" w:cs="Calibri"/>
                        <w:i/>
                        <w:noProof/>
                        <w:sz w:val="20"/>
                        <w:szCs w:val="20"/>
                        <w:lang w:val="en-US"/>
                      </w:rPr>
                    </m:ctrlPr>
                  </m:fPr>
                  <m:num>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f</m:t>
                        </m:r>
                      </m:e>
                      <m:sub>
                        <m:r>
                          <w:rPr>
                            <w:rFonts w:ascii="Cambria Math" w:hAnsi="Cambria Math" w:cs="Calibri"/>
                            <w:noProof/>
                            <w:sz w:val="20"/>
                            <w:szCs w:val="20"/>
                            <w:lang w:val="en-US"/>
                          </w:rPr>
                          <m:t>DA</m:t>
                        </m:r>
                      </m:sub>
                    </m:sSub>
                    <m:r>
                      <w:rPr>
                        <w:rFonts w:ascii="Cambria Math" w:hAnsi="Cambria Math" w:cs="Calibri"/>
                        <w:noProof/>
                        <w:sz w:val="20"/>
                        <w:szCs w:val="20"/>
                        <w:lang w:val="en-US"/>
                      </w:rPr>
                      <m:t>(t)</m:t>
                    </m:r>
                  </m:num>
                  <m:den>
                    <m:r>
                      <w:rPr>
                        <w:rFonts w:ascii="Cambria Math" w:hAnsi="Cambria Math" w:cs="Calibri"/>
                        <w:noProof/>
                        <w:sz w:val="20"/>
                        <w:szCs w:val="20"/>
                        <w:lang w:val="en-US"/>
                      </w:rPr>
                      <m:t>π</m:t>
                    </m:r>
                    <m:sSup>
                      <m:sSupPr>
                        <m:ctrlPr>
                          <w:rPr>
                            <w:rFonts w:ascii="Cambria Math" w:hAnsi="Cambria Math" w:cs="Calibri"/>
                            <w:i/>
                            <w:noProof/>
                            <w:sz w:val="20"/>
                            <w:szCs w:val="20"/>
                            <w:lang w:val="en-US"/>
                          </w:rPr>
                        </m:ctrlPr>
                      </m:sSupPr>
                      <m:e>
                        <m:d>
                          <m:dPr>
                            <m:ctrlPr>
                              <w:rPr>
                                <w:rFonts w:ascii="Cambria Math" w:hAnsi="Cambria Math" w:cs="Calibri"/>
                                <w:i/>
                                <w:noProof/>
                                <w:sz w:val="20"/>
                                <w:szCs w:val="20"/>
                                <w:lang w:val="en-US"/>
                              </w:rPr>
                            </m:ctrlPr>
                          </m:dPr>
                          <m:e>
                            <m:f>
                              <m:fPr>
                                <m:type m:val="lin"/>
                                <m:ctrlPr>
                                  <w:rPr>
                                    <w:rFonts w:ascii="Cambria Math" w:hAnsi="Cambria Math" w:cs="Calibri"/>
                                    <w:i/>
                                    <w:noProof/>
                                    <w:sz w:val="20"/>
                                    <w:szCs w:val="20"/>
                                    <w:lang w:val="en-US"/>
                                  </w:rPr>
                                </m:ctrlPr>
                              </m:fPr>
                              <m:num>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D</m:t>
                                    </m:r>
                                  </m:e>
                                  <m:sub>
                                    <m:r>
                                      <w:rPr>
                                        <w:rFonts w:ascii="Cambria Math" w:hAnsi="Cambria Math" w:cs="Calibri"/>
                                        <w:noProof/>
                                        <w:sz w:val="20"/>
                                        <w:szCs w:val="20"/>
                                        <w:lang w:val="en-US"/>
                                      </w:rPr>
                                      <m:t>PDA</m:t>
                                    </m:r>
                                  </m:sub>
                                </m:sSub>
                              </m:num>
                              <m:den>
                                <m:r>
                                  <w:rPr>
                                    <w:rFonts w:ascii="Cambria Math" w:hAnsi="Cambria Math" w:cs="Calibri"/>
                                    <w:noProof/>
                                    <w:sz w:val="20"/>
                                    <w:szCs w:val="20"/>
                                    <w:lang w:val="en-US"/>
                                  </w:rPr>
                                  <m:t>2</m:t>
                                </m:r>
                              </m:den>
                            </m:f>
                          </m:e>
                        </m:d>
                      </m:e>
                      <m:sup>
                        <m:r>
                          <w:rPr>
                            <w:rFonts w:ascii="Cambria Math" w:hAnsi="Cambria Math" w:cs="Calibri"/>
                            <w:noProof/>
                            <w:sz w:val="20"/>
                            <w:szCs w:val="20"/>
                            <w:lang w:val="en-US"/>
                          </w:rPr>
                          <m:t>2</m:t>
                        </m:r>
                      </m:sup>
                    </m:sSup>
                  </m:den>
                </m:f>
              </m:oMath>
            </m:oMathPara>
          </w:p>
        </w:tc>
        <w:tc>
          <w:tcPr>
            <w:tcW w:w="1147" w:type="dxa"/>
          </w:tcPr>
          <w:p w14:paraId="16341F21" w14:textId="7CE26F74" w:rsidR="003D4A22" w:rsidRPr="000B3348" w:rsidRDefault="003D4A22" w:rsidP="005F5013">
            <w:pPr>
              <w:pStyle w:val="NoSpacing"/>
              <w:jc w:val="right"/>
              <w:rPr>
                <w:rFonts w:ascii="Calibri" w:hAnsi="Calibri" w:cs="Calibri"/>
                <w:noProof/>
                <w:sz w:val="20"/>
                <w:szCs w:val="20"/>
                <w:lang w:val="en-US"/>
              </w:rPr>
            </w:pPr>
            <w:r w:rsidRPr="000B3348">
              <w:rPr>
                <w:rFonts w:ascii="Calibri" w:hAnsi="Calibri" w:cs="Calibri"/>
                <w:noProof/>
                <w:sz w:val="20"/>
                <w:szCs w:val="20"/>
                <w:lang w:val="en-US"/>
              </w:rPr>
              <w:t>Eq.</w:t>
            </w:r>
            <w:r w:rsidR="005F5013">
              <w:rPr>
                <w:rFonts w:ascii="Calibri" w:hAnsi="Calibri" w:cs="Calibri"/>
                <w:noProof/>
                <w:sz w:val="20"/>
                <w:szCs w:val="20"/>
                <w:lang w:val="en-US"/>
              </w:rPr>
              <w:t xml:space="preserve"> 12</w:t>
            </w:r>
          </w:p>
        </w:tc>
      </w:tr>
    </w:tbl>
    <w:p w14:paraId="1DC021C5" w14:textId="77777777" w:rsidR="003D4A22" w:rsidRPr="000B3348" w:rsidRDefault="003D4A22" w:rsidP="00E26FD8">
      <w:pPr>
        <w:pStyle w:val="NoSpacing"/>
        <w:ind w:firstLine="708"/>
        <w:jc w:val="both"/>
        <w:rPr>
          <w:rFonts w:ascii="Calibri" w:hAnsi="Calibri" w:cs="Calibri"/>
          <w:noProof/>
          <w:sz w:val="20"/>
          <w:szCs w:val="20"/>
        </w:rPr>
      </w:pPr>
    </w:p>
    <w:p w14:paraId="6EDC4925" w14:textId="77777777" w:rsidR="003D4A22" w:rsidRPr="000B3348" w:rsidRDefault="003D4A22" w:rsidP="00E26FD8">
      <w:pPr>
        <w:pStyle w:val="NoSpacing"/>
        <w:jc w:val="both"/>
        <w:rPr>
          <w:rFonts w:ascii="Calibri" w:hAnsi="Calibri" w:cs="Calibri"/>
          <w:noProof/>
          <w:sz w:val="20"/>
          <w:szCs w:val="20"/>
        </w:rPr>
      </w:pPr>
      <w:bookmarkStart w:id="16" w:name="_Hlk87868666"/>
      <w:bookmarkStart w:id="17" w:name="_Hlk87970432"/>
      <w:bookmarkEnd w:id="14"/>
      <w:bookmarkEnd w:id="15"/>
    </w:p>
    <w:tbl>
      <w:tblPr>
        <w:tblStyle w:val="TableGrid"/>
        <w:tblW w:w="0" w:type="auto"/>
        <w:tblLook w:val="04A0" w:firstRow="1" w:lastRow="0" w:firstColumn="1" w:lastColumn="0" w:noHBand="0" w:noVBand="1"/>
      </w:tblPr>
      <w:tblGrid>
        <w:gridCol w:w="1075"/>
        <w:gridCol w:w="1775"/>
        <w:gridCol w:w="1443"/>
        <w:gridCol w:w="1431"/>
        <w:gridCol w:w="980"/>
        <w:gridCol w:w="1471"/>
        <w:gridCol w:w="887"/>
      </w:tblGrid>
      <w:tr w:rsidR="003D4A22" w:rsidRPr="000B3348" w14:paraId="3C31839B" w14:textId="77777777" w:rsidTr="005E3F4F">
        <w:trPr>
          <w:trHeight w:val="436"/>
        </w:trPr>
        <w:tc>
          <w:tcPr>
            <w:tcW w:w="1075" w:type="dxa"/>
            <w:vAlign w:val="center"/>
          </w:tcPr>
          <w:p w14:paraId="13EF14B1" w14:textId="77777777" w:rsidR="003D4A22" w:rsidRPr="000B3348" w:rsidRDefault="003D4A22" w:rsidP="00E26FD8">
            <w:pPr>
              <w:pStyle w:val="NoSpacing"/>
              <w:spacing w:before="0"/>
              <w:jc w:val="both"/>
              <w:rPr>
                <w:rFonts w:ascii="Calibri" w:hAnsi="Calibri" w:cs="Calibri"/>
                <w:b/>
                <w:bCs/>
                <w:noProof/>
                <w:sz w:val="20"/>
                <w:szCs w:val="20"/>
                <w:lang w:val="en-US"/>
              </w:rPr>
            </w:pPr>
          </w:p>
        </w:tc>
        <w:tc>
          <w:tcPr>
            <w:tcW w:w="4649" w:type="dxa"/>
            <w:gridSpan w:val="3"/>
            <w:vAlign w:val="center"/>
          </w:tcPr>
          <w:p w14:paraId="1337CBAA" w14:textId="6783C3D5" w:rsidR="003F3886"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Target data</w:t>
            </w:r>
          </w:p>
        </w:tc>
        <w:tc>
          <w:tcPr>
            <w:tcW w:w="3338" w:type="dxa"/>
            <w:gridSpan w:val="3"/>
            <w:vAlign w:val="center"/>
          </w:tcPr>
          <w:p w14:paraId="63407E13"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Simulation results</w:t>
            </w:r>
          </w:p>
        </w:tc>
      </w:tr>
      <w:tr w:rsidR="003D4A22" w:rsidRPr="000B3348" w14:paraId="08A6CFD2" w14:textId="77777777" w:rsidTr="005E3F4F">
        <w:tc>
          <w:tcPr>
            <w:tcW w:w="1075" w:type="dxa"/>
            <w:vAlign w:val="center"/>
          </w:tcPr>
          <w:p w14:paraId="5292AFF1"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775" w:type="dxa"/>
            <w:vAlign w:val="center"/>
          </w:tcPr>
          <w:p w14:paraId="744C74B6" w14:textId="5A38255C"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no PDA</w:t>
            </w:r>
          </w:p>
        </w:tc>
        <w:tc>
          <w:tcPr>
            <w:tcW w:w="1443" w:type="dxa"/>
            <w:vAlign w:val="center"/>
          </w:tcPr>
          <w:p w14:paraId="3CE42A56" w14:textId="7E52F06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b</w:t>
            </w:r>
            <w:r w:rsidR="003F3886" w:rsidRPr="000B3348">
              <w:rPr>
                <w:rFonts w:ascii="Calibri" w:hAnsi="Calibri" w:cs="Calibri"/>
                <w:b/>
                <w:bCs/>
                <w:noProof/>
                <w:sz w:val="20"/>
                <w:szCs w:val="20"/>
                <w:lang w:val="en-US"/>
              </w:rPr>
              <w:t>i</w:t>
            </w:r>
            <w:r w:rsidRPr="000B3348">
              <w:rPr>
                <w:rFonts w:ascii="Calibri" w:hAnsi="Calibri" w:cs="Calibri"/>
                <w:b/>
                <w:bCs/>
                <w:noProof/>
                <w:sz w:val="20"/>
                <w:szCs w:val="20"/>
                <w:lang w:val="en-US"/>
              </w:rPr>
              <w:t>-directional</w:t>
            </w:r>
            <w:r w:rsidR="00571C56" w:rsidRPr="000B3348">
              <w:rPr>
                <w:rFonts w:ascii="Calibri" w:hAnsi="Calibri" w:cs="Calibri"/>
                <w:b/>
                <w:bCs/>
                <w:noProof/>
                <w:sz w:val="20"/>
                <w:szCs w:val="20"/>
                <w:lang w:val="en-US"/>
              </w:rPr>
              <w:t xml:space="preserve"> </w:t>
            </w:r>
            <w:r w:rsidRPr="000B3348">
              <w:rPr>
                <w:rFonts w:ascii="Calibri" w:hAnsi="Calibri" w:cs="Calibri"/>
                <w:b/>
                <w:bCs/>
                <w:noProof/>
                <w:sz w:val="20"/>
                <w:szCs w:val="20"/>
                <w:lang w:val="en-US"/>
              </w:rPr>
              <w:t>shunt</w:t>
            </w:r>
          </w:p>
        </w:tc>
        <w:tc>
          <w:tcPr>
            <w:tcW w:w="1431" w:type="dxa"/>
            <w:vAlign w:val="center"/>
          </w:tcPr>
          <w:p w14:paraId="18390933"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PDA</w:t>
            </w:r>
          </w:p>
        </w:tc>
        <w:tc>
          <w:tcPr>
            <w:tcW w:w="980" w:type="dxa"/>
            <w:vAlign w:val="center"/>
          </w:tcPr>
          <w:p w14:paraId="5F22A8D7"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no PDA</w:t>
            </w:r>
          </w:p>
        </w:tc>
        <w:tc>
          <w:tcPr>
            <w:tcW w:w="1471" w:type="dxa"/>
            <w:vAlign w:val="center"/>
          </w:tcPr>
          <w:p w14:paraId="4E1FEA62" w14:textId="4D769B7F"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bi-directional</w:t>
            </w:r>
            <w:r w:rsidR="00571C56" w:rsidRPr="000B3348">
              <w:rPr>
                <w:rFonts w:ascii="Calibri" w:hAnsi="Calibri" w:cs="Calibri"/>
                <w:b/>
                <w:bCs/>
                <w:noProof/>
                <w:sz w:val="20"/>
                <w:szCs w:val="20"/>
                <w:lang w:val="en-US"/>
              </w:rPr>
              <w:t xml:space="preserve"> </w:t>
            </w:r>
            <w:r w:rsidRPr="000B3348">
              <w:rPr>
                <w:rFonts w:ascii="Calibri" w:hAnsi="Calibri" w:cs="Calibri"/>
                <w:b/>
                <w:bCs/>
                <w:noProof/>
                <w:sz w:val="20"/>
                <w:szCs w:val="20"/>
                <w:lang w:val="en-US"/>
              </w:rPr>
              <w:t>shunt</w:t>
            </w:r>
          </w:p>
        </w:tc>
        <w:tc>
          <w:tcPr>
            <w:tcW w:w="887" w:type="dxa"/>
            <w:vAlign w:val="center"/>
          </w:tcPr>
          <w:p w14:paraId="396F94A8"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PDA</w:t>
            </w:r>
          </w:p>
        </w:tc>
      </w:tr>
      <w:tr w:rsidR="003D4A22" w:rsidRPr="000B3348" w14:paraId="5D79079B" w14:textId="77777777" w:rsidTr="005E3F4F">
        <w:tc>
          <w:tcPr>
            <w:tcW w:w="1075" w:type="dxa"/>
            <w:vAlign w:val="center"/>
          </w:tcPr>
          <w:p w14:paraId="027F5627"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LVO</w:t>
            </w:r>
          </w:p>
        </w:tc>
        <w:tc>
          <w:tcPr>
            <w:tcW w:w="1775" w:type="dxa"/>
            <w:vAlign w:val="center"/>
          </w:tcPr>
          <w:p w14:paraId="6A18C5BF"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169.7 +/- 43.7</w:t>
            </w:r>
          </w:p>
        </w:tc>
        <w:tc>
          <w:tcPr>
            <w:tcW w:w="1443" w:type="dxa"/>
            <w:vAlign w:val="center"/>
          </w:tcPr>
          <w:p w14:paraId="53671757"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140.4 +/- 30.3</w:t>
            </w:r>
          </w:p>
        </w:tc>
        <w:tc>
          <w:tcPr>
            <w:tcW w:w="1431" w:type="dxa"/>
            <w:vAlign w:val="center"/>
          </w:tcPr>
          <w:p w14:paraId="34F7451D" w14:textId="77777777" w:rsidR="003D4A22" w:rsidRPr="000B3348" w:rsidRDefault="003D4A22" w:rsidP="00E26FD8">
            <w:pPr>
              <w:pStyle w:val="NoSpacing"/>
              <w:spacing w:before="0"/>
              <w:jc w:val="both"/>
              <w:rPr>
                <w:rFonts w:ascii="Calibri" w:hAnsi="Calibri" w:cs="Calibri"/>
                <w:noProof/>
                <w:sz w:val="20"/>
                <w:szCs w:val="20"/>
                <w:highlight w:val="green"/>
                <w:lang w:val="en-US"/>
              </w:rPr>
            </w:pPr>
            <w:r w:rsidRPr="000B3348">
              <w:rPr>
                <w:rFonts w:ascii="Calibri" w:hAnsi="Calibri" w:cs="Calibri"/>
                <w:noProof/>
                <w:sz w:val="20"/>
                <w:szCs w:val="20"/>
                <w:lang w:val="en-US"/>
              </w:rPr>
              <w:t>250.1 +/- 45.7</w:t>
            </w:r>
          </w:p>
        </w:tc>
        <w:tc>
          <w:tcPr>
            <w:tcW w:w="980" w:type="dxa"/>
            <w:vAlign w:val="center"/>
          </w:tcPr>
          <w:p w14:paraId="0D234194"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179</w:t>
            </w:r>
          </w:p>
        </w:tc>
        <w:tc>
          <w:tcPr>
            <w:tcW w:w="1471" w:type="dxa"/>
            <w:vAlign w:val="center"/>
          </w:tcPr>
          <w:p w14:paraId="1C978EA7" w14:textId="5A18D38D"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r w:rsidR="00CF6D51" w:rsidRPr="000B3348">
              <w:rPr>
                <w:rFonts w:ascii="Calibri" w:hAnsi="Calibri" w:cs="Calibri"/>
                <w:noProof/>
                <w:sz w:val="20"/>
                <w:szCs w:val="20"/>
                <w:lang w:val="en-US"/>
              </w:rPr>
              <w:t>5</w:t>
            </w:r>
            <w:r w:rsidRPr="000B3348">
              <w:rPr>
                <w:rFonts w:ascii="Calibri" w:hAnsi="Calibri" w:cs="Calibri"/>
                <w:noProof/>
                <w:sz w:val="20"/>
                <w:szCs w:val="20"/>
                <w:lang w:val="en-US"/>
              </w:rPr>
              <w:t>7</w:t>
            </w:r>
          </w:p>
        </w:tc>
        <w:tc>
          <w:tcPr>
            <w:tcW w:w="887" w:type="dxa"/>
            <w:vAlign w:val="center"/>
          </w:tcPr>
          <w:p w14:paraId="7D4865DF"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261</w:t>
            </w:r>
          </w:p>
        </w:tc>
      </w:tr>
      <w:tr w:rsidR="003D4A22" w:rsidRPr="000B3348" w14:paraId="335810B0" w14:textId="77777777" w:rsidTr="005E3F4F">
        <w:tc>
          <w:tcPr>
            <w:tcW w:w="1075" w:type="dxa"/>
            <w:vAlign w:val="center"/>
          </w:tcPr>
          <w:p w14:paraId="0725BF39"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RVO</w:t>
            </w:r>
          </w:p>
        </w:tc>
        <w:tc>
          <w:tcPr>
            <w:tcW w:w="1775" w:type="dxa"/>
            <w:vAlign w:val="center"/>
          </w:tcPr>
          <w:p w14:paraId="4E258F20"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170.3 +/- 39.1</w:t>
            </w:r>
          </w:p>
        </w:tc>
        <w:tc>
          <w:tcPr>
            <w:tcW w:w="1443" w:type="dxa"/>
            <w:vAlign w:val="center"/>
          </w:tcPr>
          <w:p w14:paraId="11F098EB"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120.5 +/- 42.2</w:t>
            </w:r>
          </w:p>
        </w:tc>
        <w:tc>
          <w:tcPr>
            <w:tcW w:w="1431" w:type="dxa"/>
            <w:vAlign w:val="center"/>
          </w:tcPr>
          <w:p w14:paraId="56271E20" w14:textId="77777777" w:rsidR="003D4A22" w:rsidRPr="000B3348" w:rsidRDefault="003D4A22" w:rsidP="00E26FD8">
            <w:pPr>
              <w:pStyle w:val="NoSpacing"/>
              <w:spacing w:before="0"/>
              <w:jc w:val="both"/>
              <w:rPr>
                <w:rFonts w:ascii="Calibri" w:hAnsi="Calibri" w:cs="Calibri"/>
                <w:noProof/>
                <w:sz w:val="20"/>
                <w:szCs w:val="20"/>
                <w:highlight w:val="green"/>
                <w:lang w:val="en-US"/>
              </w:rPr>
            </w:pPr>
            <w:r w:rsidRPr="000B3348">
              <w:rPr>
                <w:rFonts w:ascii="Calibri" w:hAnsi="Calibri" w:cs="Calibri"/>
                <w:noProof/>
                <w:sz w:val="20"/>
                <w:szCs w:val="20"/>
                <w:lang w:val="en-US"/>
              </w:rPr>
              <w:t>161.1 +/- 37</w:t>
            </w:r>
          </w:p>
        </w:tc>
        <w:tc>
          <w:tcPr>
            <w:tcW w:w="980" w:type="dxa"/>
            <w:vAlign w:val="center"/>
          </w:tcPr>
          <w:p w14:paraId="35BB98A7"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179</w:t>
            </w:r>
          </w:p>
        </w:tc>
        <w:tc>
          <w:tcPr>
            <w:tcW w:w="1471" w:type="dxa"/>
            <w:vAlign w:val="center"/>
          </w:tcPr>
          <w:p w14:paraId="78DC0F23" w14:textId="07416E0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r w:rsidR="00CF6D51" w:rsidRPr="000B3348">
              <w:rPr>
                <w:rFonts w:ascii="Calibri" w:hAnsi="Calibri" w:cs="Calibri"/>
                <w:noProof/>
                <w:sz w:val="20"/>
                <w:szCs w:val="20"/>
                <w:lang w:val="en-US"/>
              </w:rPr>
              <w:t>38</w:t>
            </w:r>
          </w:p>
        </w:tc>
        <w:tc>
          <w:tcPr>
            <w:tcW w:w="887" w:type="dxa"/>
            <w:vAlign w:val="center"/>
          </w:tcPr>
          <w:p w14:paraId="2D3DB511"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154</w:t>
            </w:r>
          </w:p>
        </w:tc>
      </w:tr>
      <w:tr w:rsidR="003D4A22" w:rsidRPr="000B3348" w14:paraId="49A72E30" w14:textId="77777777" w:rsidTr="005E3F4F">
        <w:tc>
          <w:tcPr>
            <w:tcW w:w="1075" w:type="dxa"/>
            <w:vAlign w:val="center"/>
          </w:tcPr>
          <w:p w14:paraId="5484FCAA"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LVO/RVO</w:t>
            </w:r>
          </w:p>
        </w:tc>
        <w:tc>
          <w:tcPr>
            <w:tcW w:w="1775" w:type="dxa"/>
            <w:vAlign w:val="center"/>
          </w:tcPr>
          <w:p w14:paraId="0CDDDF9A"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0.996</w:t>
            </w:r>
          </w:p>
        </w:tc>
        <w:tc>
          <w:tcPr>
            <w:tcW w:w="1443" w:type="dxa"/>
            <w:vAlign w:val="center"/>
          </w:tcPr>
          <w:p w14:paraId="36D7C241"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1.165</w:t>
            </w:r>
          </w:p>
        </w:tc>
        <w:tc>
          <w:tcPr>
            <w:tcW w:w="1431" w:type="dxa"/>
            <w:vAlign w:val="center"/>
          </w:tcPr>
          <w:p w14:paraId="0E441102" w14:textId="77777777" w:rsidR="003D4A22" w:rsidRPr="000B3348" w:rsidRDefault="003D4A22" w:rsidP="00E26FD8">
            <w:pPr>
              <w:pStyle w:val="NoSpacing"/>
              <w:spacing w:before="0"/>
              <w:jc w:val="both"/>
              <w:rPr>
                <w:rFonts w:ascii="Calibri" w:hAnsi="Calibri" w:cs="Calibri"/>
                <w:noProof/>
                <w:sz w:val="20"/>
                <w:szCs w:val="20"/>
                <w:highlight w:val="green"/>
                <w:lang w:val="en-US"/>
              </w:rPr>
            </w:pPr>
            <w:r w:rsidRPr="000B3348">
              <w:rPr>
                <w:rFonts w:ascii="Calibri" w:hAnsi="Calibri" w:cs="Calibri"/>
                <w:noProof/>
                <w:sz w:val="20"/>
                <w:szCs w:val="20"/>
                <w:lang w:val="en-US"/>
              </w:rPr>
              <w:t>1.552</w:t>
            </w:r>
          </w:p>
        </w:tc>
        <w:tc>
          <w:tcPr>
            <w:tcW w:w="980" w:type="dxa"/>
            <w:vAlign w:val="center"/>
          </w:tcPr>
          <w:p w14:paraId="644D2196"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1.0</w:t>
            </w:r>
          </w:p>
        </w:tc>
        <w:tc>
          <w:tcPr>
            <w:tcW w:w="1471" w:type="dxa"/>
            <w:vAlign w:val="center"/>
          </w:tcPr>
          <w:p w14:paraId="7E0E699B" w14:textId="0E10193F"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1.1</w:t>
            </w:r>
            <w:r w:rsidR="00CF6D51" w:rsidRPr="000B3348">
              <w:rPr>
                <w:rFonts w:ascii="Calibri" w:hAnsi="Calibri" w:cs="Calibri"/>
                <w:noProof/>
                <w:sz w:val="20"/>
                <w:szCs w:val="20"/>
                <w:lang w:val="en-US"/>
              </w:rPr>
              <w:t>4</w:t>
            </w:r>
          </w:p>
        </w:tc>
        <w:tc>
          <w:tcPr>
            <w:tcW w:w="887" w:type="dxa"/>
            <w:vAlign w:val="center"/>
          </w:tcPr>
          <w:p w14:paraId="09F651A7"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1.57</w:t>
            </w:r>
          </w:p>
        </w:tc>
      </w:tr>
      <w:tr w:rsidR="003D4A22" w:rsidRPr="000B3348" w14:paraId="522AFBB0" w14:textId="77777777" w:rsidTr="005E3F4F">
        <w:tc>
          <w:tcPr>
            <w:tcW w:w="1075" w:type="dxa"/>
            <w:vAlign w:val="center"/>
          </w:tcPr>
          <w:p w14:paraId="2DA3BBF5"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SVCF</w:t>
            </w:r>
          </w:p>
        </w:tc>
        <w:tc>
          <w:tcPr>
            <w:tcW w:w="1775" w:type="dxa"/>
            <w:vAlign w:val="center"/>
          </w:tcPr>
          <w:p w14:paraId="7D6E7BA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73.4 +/- 29.4</w:t>
            </w:r>
          </w:p>
        </w:tc>
        <w:tc>
          <w:tcPr>
            <w:tcW w:w="1443" w:type="dxa"/>
            <w:vAlign w:val="center"/>
          </w:tcPr>
          <w:p w14:paraId="128A5A63"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69.7 +/- 24.7</w:t>
            </w:r>
          </w:p>
        </w:tc>
        <w:tc>
          <w:tcPr>
            <w:tcW w:w="1431" w:type="dxa"/>
            <w:vAlign w:val="center"/>
          </w:tcPr>
          <w:p w14:paraId="60BA3B97" w14:textId="77777777" w:rsidR="003D4A22" w:rsidRPr="000B3348" w:rsidRDefault="003D4A22" w:rsidP="00E26FD8">
            <w:pPr>
              <w:pStyle w:val="NoSpacing"/>
              <w:spacing w:before="0"/>
              <w:jc w:val="both"/>
              <w:rPr>
                <w:rFonts w:ascii="Calibri" w:hAnsi="Calibri" w:cs="Calibri"/>
                <w:noProof/>
                <w:sz w:val="20"/>
                <w:szCs w:val="20"/>
                <w:highlight w:val="green"/>
                <w:lang w:val="en-US"/>
              </w:rPr>
            </w:pPr>
            <w:r w:rsidRPr="000B3348">
              <w:rPr>
                <w:rFonts w:ascii="Calibri" w:hAnsi="Calibri" w:cs="Calibri"/>
                <w:noProof/>
                <w:sz w:val="20"/>
                <w:szCs w:val="20"/>
                <w:lang w:val="en-US"/>
              </w:rPr>
              <w:t>65 ± 35.1</w:t>
            </w:r>
          </w:p>
        </w:tc>
        <w:tc>
          <w:tcPr>
            <w:tcW w:w="980" w:type="dxa"/>
            <w:vAlign w:val="center"/>
          </w:tcPr>
          <w:p w14:paraId="638CEF76"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74</w:t>
            </w:r>
          </w:p>
        </w:tc>
        <w:tc>
          <w:tcPr>
            <w:tcW w:w="1471" w:type="dxa"/>
            <w:vAlign w:val="center"/>
          </w:tcPr>
          <w:p w14:paraId="30CB7961"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69</w:t>
            </w:r>
          </w:p>
        </w:tc>
        <w:tc>
          <w:tcPr>
            <w:tcW w:w="887" w:type="dxa"/>
            <w:vAlign w:val="center"/>
          </w:tcPr>
          <w:p w14:paraId="08FC4D37"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64.5</w:t>
            </w:r>
          </w:p>
        </w:tc>
      </w:tr>
      <w:tr w:rsidR="003D4A22" w:rsidRPr="000B3348" w14:paraId="61FE6581" w14:textId="77777777" w:rsidTr="005E3F4F">
        <w:tc>
          <w:tcPr>
            <w:tcW w:w="1075" w:type="dxa"/>
            <w:vAlign w:val="center"/>
          </w:tcPr>
          <w:p w14:paraId="56067E6E"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775" w:type="dxa"/>
            <w:vAlign w:val="center"/>
          </w:tcPr>
          <w:p w14:paraId="522D2697"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443" w:type="dxa"/>
            <w:vAlign w:val="center"/>
          </w:tcPr>
          <w:p w14:paraId="292E4686"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431" w:type="dxa"/>
            <w:vAlign w:val="center"/>
          </w:tcPr>
          <w:p w14:paraId="6F544A15"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980" w:type="dxa"/>
            <w:vAlign w:val="center"/>
          </w:tcPr>
          <w:p w14:paraId="0FAB0BCE"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471" w:type="dxa"/>
            <w:vAlign w:val="center"/>
          </w:tcPr>
          <w:p w14:paraId="2FF0A133"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887" w:type="dxa"/>
            <w:vAlign w:val="center"/>
          </w:tcPr>
          <w:p w14:paraId="3D64E051" w14:textId="77777777" w:rsidR="003D4A22" w:rsidRPr="000B3348" w:rsidRDefault="003D4A22" w:rsidP="00E26FD8">
            <w:pPr>
              <w:pStyle w:val="NoSpacing"/>
              <w:spacing w:before="0"/>
              <w:jc w:val="both"/>
              <w:rPr>
                <w:rFonts w:ascii="Calibri" w:hAnsi="Calibri" w:cs="Calibri"/>
                <w:noProof/>
                <w:sz w:val="20"/>
                <w:szCs w:val="20"/>
                <w:lang w:val="en-US"/>
              </w:rPr>
            </w:pPr>
          </w:p>
        </w:tc>
      </w:tr>
      <w:tr w:rsidR="003D4A22" w:rsidRPr="000B3348" w14:paraId="04F036C1" w14:textId="77777777" w:rsidTr="005E3F4F">
        <w:tc>
          <w:tcPr>
            <w:tcW w:w="1075" w:type="dxa"/>
            <w:vAlign w:val="center"/>
          </w:tcPr>
          <w:p w14:paraId="7788FD2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b/>
                <w:bCs/>
                <w:noProof/>
                <w:sz w:val="20"/>
                <w:szCs w:val="20"/>
                <w:lang w:val="en-US"/>
              </w:rPr>
              <w:t>f</w:t>
            </w:r>
            <w:r w:rsidRPr="000B3348">
              <w:rPr>
                <w:rFonts w:ascii="Calibri" w:hAnsi="Calibri" w:cs="Calibri"/>
                <w:b/>
                <w:bCs/>
                <w:noProof/>
                <w:sz w:val="20"/>
                <w:szCs w:val="20"/>
                <w:vertAlign w:val="subscript"/>
                <w:lang w:val="en-US"/>
              </w:rPr>
              <w:t>LVO</w:t>
            </w:r>
          </w:p>
        </w:tc>
        <w:tc>
          <w:tcPr>
            <w:tcW w:w="1775" w:type="dxa"/>
            <w:vAlign w:val="center"/>
          </w:tcPr>
          <w:p w14:paraId="5D647B3C"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p>
        </w:tc>
        <w:tc>
          <w:tcPr>
            <w:tcW w:w="1443" w:type="dxa"/>
            <w:vAlign w:val="center"/>
          </w:tcPr>
          <w:p w14:paraId="72D8A44E"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0.83</w:t>
            </w:r>
          </w:p>
        </w:tc>
        <w:tc>
          <w:tcPr>
            <w:tcW w:w="1431" w:type="dxa"/>
            <w:vAlign w:val="center"/>
          </w:tcPr>
          <w:p w14:paraId="7C2439AC"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1.47</w:t>
            </w:r>
          </w:p>
        </w:tc>
        <w:tc>
          <w:tcPr>
            <w:tcW w:w="980" w:type="dxa"/>
            <w:vAlign w:val="center"/>
          </w:tcPr>
          <w:p w14:paraId="14C5668F"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p>
        </w:tc>
        <w:tc>
          <w:tcPr>
            <w:tcW w:w="1471" w:type="dxa"/>
            <w:vAlign w:val="center"/>
          </w:tcPr>
          <w:p w14:paraId="73FC4527" w14:textId="73F9178A" w:rsidR="003D4A22" w:rsidRPr="000B3348" w:rsidRDefault="00CF6D51"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0.88</w:t>
            </w:r>
          </w:p>
        </w:tc>
        <w:tc>
          <w:tcPr>
            <w:tcW w:w="887" w:type="dxa"/>
            <w:vAlign w:val="center"/>
          </w:tcPr>
          <w:p w14:paraId="2FF5D4C4"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1.39</w:t>
            </w:r>
          </w:p>
        </w:tc>
      </w:tr>
      <w:tr w:rsidR="003D4A22" w:rsidRPr="000B3348" w14:paraId="4BFA0953" w14:textId="77777777" w:rsidTr="005E3F4F">
        <w:tc>
          <w:tcPr>
            <w:tcW w:w="1075" w:type="dxa"/>
            <w:vAlign w:val="center"/>
          </w:tcPr>
          <w:p w14:paraId="0E712B89"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b/>
                <w:bCs/>
                <w:noProof/>
                <w:sz w:val="20"/>
                <w:szCs w:val="20"/>
                <w:lang w:val="en-US"/>
              </w:rPr>
              <w:t>f</w:t>
            </w:r>
            <w:r w:rsidRPr="000B3348">
              <w:rPr>
                <w:rFonts w:ascii="Calibri" w:hAnsi="Calibri" w:cs="Calibri"/>
                <w:b/>
                <w:bCs/>
                <w:noProof/>
                <w:sz w:val="20"/>
                <w:szCs w:val="20"/>
                <w:vertAlign w:val="subscript"/>
                <w:lang w:val="en-US"/>
              </w:rPr>
              <w:t>RVO</w:t>
            </w:r>
          </w:p>
        </w:tc>
        <w:tc>
          <w:tcPr>
            <w:tcW w:w="1775" w:type="dxa"/>
            <w:vAlign w:val="center"/>
          </w:tcPr>
          <w:p w14:paraId="269FDAB2"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p>
        </w:tc>
        <w:tc>
          <w:tcPr>
            <w:tcW w:w="1443" w:type="dxa"/>
            <w:vAlign w:val="center"/>
          </w:tcPr>
          <w:p w14:paraId="5D95B3C8"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0.71</w:t>
            </w:r>
          </w:p>
        </w:tc>
        <w:tc>
          <w:tcPr>
            <w:tcW w:w="1431" w:type="dxa"/>
            <w:vAlign w:val="center"/>
          </w:tcPr>
          <w:p w14:paraId="531EE6AF"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0.95</w:t>
            </w:r>
          </w:p>
        </w:tc>
        <w:tc>
          <w:tcPr>
            <w:tcW w:w="980" w:type="dxa"/>
            <w:vAlign w:val="center"/>
          </w:tcPr>
          <w:p w14:paraId="6384980C"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p>
        </w:tc>
        <w:tc>
          <w:tcPr>
            <w:tcW w:w="1471" w:type="dxa"/>
            <w:vAlign w:val="center"/>
          </w:tcPr>
          <w:p w14:paraId="70C9E158" w14:textId="5A02F8C7" w:rsidR="003D4A22" w:rsidRPr="000B3348" w:rsidRDefault="00CF6D51"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0.77</w:t>
            </w:r>
          </w:p>
        </w:tc>
        <w:tc>
          <w:tcPr>
            <w:tcW w:w="887" w:type="dxa"/>
            <w:vAlign w:val="center"/>
          </w:tcPr>
          <w:p w14:paraId="0BD6D6C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0.88</w:t>
            </w:r>
          </w:p>
        </w:tc>
      </w:tr>
      <w:tr w:rsidR="003D4A22" w:rsidRPr="000B3348" w14:paraId="0F1150E3" w14:textId="77777777" w:rsidTr="005E3F4F">
        <w:tc>
          <w:tcPr>
            <w:tcW w:w="1075" w:type="dxa"/>
            <w:vAlign w:val="center"/>
          </w:tcPr>
          <w:p w14:paraId="5244931D"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b/>
                <w:bCs/>
                <w:noProof/>
                <w:sz w:val="20"/>
                <w:szCs w:val="20"/>
                <w:lang w:val="en-US"/>
              </w:rPr>
              <w:t>f</w:t>
            </w:r>
            <w:r w:rsidRPr="000B3348">
              <w:rPr>
                <w:rFonts w:ascii="Calibri" w:hAnsi="Calibri" w:cs="Calibri"/>
                <w:b/>
                <w:bCs/>
                <w:noProof/>
                <w:sz w:val="20"/>
                <w:szCs w:val="20"/>
                <w:vertAlign w:val="subscript"/>
                <w:lang w:val="en-US"/>
              </w:rPr>
              <w:t>LVO/RVO</w:t>
            </w:r>
          </w:p>
        </w:tc>
        <w:tc>
          <w:tcPr>
            <w:tcW w:w="1775" w:type="dxa"/>
            <w:vAlign w:val="center"/>
          </w:tcPr>
          <w:p w14:paraId="2BCC90D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p>
        </w:tc>
        <w:tc>
          <w:tcPr>
            <w:tcW w:w="1443" w:type="dxa"/>
            <w:vAlign w:val="center"/>
          </w:tcPr>
          <w:p w14:paraId="61DD184A"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1.17</w:t>
            </w:r>
          </w:p>
        </w:tc>
        <w:tc>
          <w:tcPr>
            <w:tcW w:w="1431" w:type="dxa"/>
            <w:vAlign w:val="center"/>
          </w:tcPr>
          <w:p w14:paraId="79F9B1B6"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1.56</w:t>
            </w:r>
          </w:p>
        </w:tc>
        <w:tc>
          <w:tcPr>
            <w:tcW w:w="980" w:type="dxa"/>
            <w:vAlign w:val="center"/>
          </w:tcPr>
          <w:p w14:paraId="7B23835B"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p>
        </w:tc>
        <w:tc>
          <w:tcPr>
            <w:tcW w:w="1471" w:type="dxa"/>
            <w:vAlign w:val="center"/>
          </w:tcPr>
          <w:p w14:paraId="1C733E03" w14:textId="3F89AE12" w:rsidR="003D4A22" w:rsidRPr="000B3348" w:rsidRDefault="00CF6D51"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1.14</w:t>
            </w:r>
          </w:p>
        </w:tc>
        <w:tc>
          <w:tcPr>
            <w:tcW w:w="887" w:type="dxa"/>
            <w:vAlign w:val="center"/>
          </w:tcPr>
          <w:p w14:paraId="0C1EA7A0"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1.57</w:t>
            </w:r>
          </w:p>
        </w:tc>
      </w:tr>
      <w:tr w:rsidR="003D4A22" w:rsidRPr="000B3348" w14:paraId="30DEF82D" w14:textId="77777777" w:rsidTr="005E3F4F">
        <w:tc>
          <w:tcPr>
            <w:tcW w:w="1075" w:type="dxa"/>
            <w:vAlign w:val="center"/>
          </w:tcPr>
          <w:p w14:paraId="2658CAF1"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b/>
                <w:bCs/>
                <w:noProof/>
                <w:sz w:val="20"/>
                <w:szCs w:val="20"/>
                <w:lang w:val="en-US"/>
              </w:rPr>
              <w:t>f</w:t>
            </w:r>
            <w:r w:rsidRPr="000B3348">
              <w:rPr>
                <w:rFonts w:ascii="Calibri" w:hAnsi="Calibri" w:cs="Calibri"/>
                <w:b/>
                <w:bCs/>
                <w:noProof/>
                <w:sz w:val="20"/>
                <w:szCs w:val="20"/>
                <w:vertAlign w:val="subscript"/>
                <w:lang w:val="en-US"/>
              </w:rPr>
              <w:t>SVCF</w:t>
            </w:r>
          </w:p>
        </w:tc>
        <w:tc>
          <w:tcPr>
            <w:tcW w:w="1775" w:type="dxa"/>
            <w:vAlign w:val="center"/>
          </w:tcPr>
          <w:p w14:paraId="376E350D"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p>
        </w:tc>
        <w:tc>
          <w:tcPr>
            <w:tcW w:w="1443" w:type="dxa"/>
            <w:vAlign w:val="center"/>
          </w:tcPr>
          <w:p w14:paraId="19F601BA"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0.95</w:t>
            </w:r>
          </w:p>
        </w:tc>
        <w:tc>
          <w:tcPr>
            <w:tcW w:w="1431" w:type="dxa"/>
            <w:vAlign w:val="center"/>
          </w:tcPr>
          <w:p w14:paraId="0DACF36C"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0.89</w:t>
            </w:r>
          </w:p>
        </w:tc>
        <w:tc>
          <w:tcPr>
            <w:tcW w:w="980" w:type="dxa"/>
            <w:vAlign w:val="center"/>
          </w:tcPr>
          <w:p w14:paraId="3F032836"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p>
        </w:tc>
        <w:tc>
          <w:tcPr>
            <w:tcW w:w="1471" w:type="dxa"/>
            <w:vAlign w:val="center"/>
          </w:tcPr>
          <w:p w14:paraId="772A7F5F" w14:textId="31AD0DE4" w:rsidR="003D4A22" w:rsidRPr="000B3348" w:rsidRDefault="00CF6D51"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0.93</w:t>
            </w:r>
          </w:p>
        </w:tc>
        <w:tc>
          <w:tcPr>
            <w:tcW w:w="887" w:type="dxa"/>
            <w:vAlign w:val="center"/>
          </w:tcPr>
          <w:p w14:paraId="346564F6"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0.89</w:t>
            </w:r>
          </w:p>
        </w:tc>
      </w:tr>
    </w:tbl>
    <w:p w14:paraId="74E3A2C6" w14:textId="7A765EB0" w:rsidR="003D4A22" w:rsidRPr="000B3348" w:rsidRDefault="003D4A22" w:rsidP="00E26FD8">
      <w:pPr>
        <w:pStyle w:val="NoSpacing"/>
        <w:jc w:val="both"/>
        <w:rPr>
          <w:rFonts w:ascii="Calibri" w:hAnsi="Calibri" w:cs="Calibri"/>
          <w:noProof/>
          <w:sz w:val="16"/>
          <w:szCs w:val="16"/>
        </w:rPr>
      </w:pPr>
      <w:r w:rsidRPr="000B3348">
        <w:rPr>
          <w:rFonts w:ascii="Calibri" w:hAnsi="Calibri" w:cs="Calibri"/>
          <w:b/>
          <w:bCs/>
          <w:noProof/>
          <w:sz w:val="16"/>
          <w:szCs w:val="16"/>
        </w:rPr>
        <w:t>Table 3.</w:t>
      </w:r>
      <w:r w:rsidRPr="000B3348">
        <w:rPr>
          <w:rFonts w:ascii="Calibri" w:hAnsi="Calibri" w:cs="Calibri"/>
          <w:noProof/>
          <w:sz w:val="16"/>
          <w:szCs w:val="16"/>
        </w:rPr>
        <w:t xml:space="preserve"> Target data from Bischoff et al.</w:t>
      </w:r>
      <w:r w:rsidR="004471B3" w:rsidRPr="000B3348">
        <w:rPr>
          <w:rFonts w:ascii="Calibri" w:hAnsi="Calibri" w:cs="Calibri"/>
          <w:noProof/>
          <w:sz w:val="16"/>
          <w:szCs w:val="16"/>
        </w:rPr>
        <w:t xml:space="preserve"> </w:t>
      </w:r>
      <w:r w:rsidR="004471B3" w:rsidRPr="000B3348">
        <w:rPr>
          <w:rFonts w:ascii="Calibri" w:hAnsi="Calibri" w:cs="Calibri"/>
          <w:noProof/>
          <w:sz w:val="16"/>
          <w:szCs w:val="16"/>
        </w:rPr>
        <w:fldChar w:fldCharType="begin">
          <w:fldData xml:space="preserve">PEVuZE5vdGU+PENpdGU+PEF1dGhvcj5CaXNjaG9mZjwvQXV0aG9yPjxZZWFyPjIwMjE8L1llYXI+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</w:fldData>
        </w:fldChar>
      </w:r>
      <w:r w:rsidR="00EE7490" w:rsidRPr="000B3348">
        <w:rPr>
          <w:rFonts w:ascii="Calibri" w:hAnsi="Calibri" w:cs="Calibri"/>
          <w:noProof/>
          <w:sz w:val="16"/>
          <w:szCs w:val="16"/>
        </w:rPr>
        <w:instrText xml:space="preserve"> ADDIN EN.CITE </w:instrText>
      </w:r>
      <w:r w:rsidR="00EE7490" w:rsidRPr="000B3348">
        <w:rPr>
          <w:rFonts w:ascii="Calibri" w:hAnsi="Calibri" w:cs="Calibri"/>
          <w:noProof/>
          <w:sz w:val="16"/>
          <w:szCs w:val="16"/>
        </w:rPr>
        <w:fldChar w:fldCharType="begin">
          <w:fldData xml:space="preserve">PEVuZE5vdGU+PENpdGU+PEF1dGhvcj5CaXNjaG9mZjwvQXV0aG9yPjxZZWFyPjIwMjE8L1llYXI+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</w:fldData>
        </w:fldChar>
      </w:r>
      <w:r w:rsidR="00EE7490" w:rsidRPr="000B3348">
        <w:rPr>
          <w:rFonts w:ascii="Calibri" w:hAnsi="Calibri" w:cs="Calibri"/>
          <w:noProof/>
          <w:sz w:val="16"/>
          <w:szCs w:val="16"/>
        </w:rPr>
        <w:instrText xml:space="preserve"> ADDIN EN.CITE.DATA </w:instrText>
      </w:r>
      <w:r w:rsidR="00EE7490" w:rsidRPr="000B3348">
        <w:rPr>
          <w:rFonts w:ascii="Calibri" w:hAnsi="Calibri" w:cs="Calibri"/>
          <w:noProof/>
          <w:sz w:val="16"/>
          <w:szCs w:val="16"/>
        </w:rPr>
      </w:r>
      <w:r w:rsidR="00EE7490" w:rsidRPr="000B3348">
        <w:rPr>
          <w:rFonts w:ascii="Calibri" w:hAnsi="Calibri" w:cs="Calibri"/>
          <w:noProof/>
          <w:sz w:val="16"/>
          <w:szCs w:val="16"/>
        </w:rPr>
        <w:fldChar w:fldCharType="end"/>
      </w:r>
      <w:r w:rsidR="004471B3" w:rsidRPr="000B3348">
        <w:rPr>
          <w:rFonts w:ascii="Calibri" w:hAnsi="Calibri" w:cs="Calibri"/>
          <w:noProof/>
          <w:sz w:val="16"/>
          <w:szCs w:val="16"/>
        </w:rPr>
      </w:r>
      <w:r w:rsidR="004471B3" w:rsidRPr="000B3348">
        <w:rPr>
          <w:rFonts w:ascii="Calibri" w:hAnsi="Calibri" w:cs="Calibri"/>
          <w:noProof/>
          <w:sz w:val="16"/>
          <w:szCs w:val="16"/>
        </w:rPr>
        <w:fldChar w:fldCharType="separate"/>
      </w:r>
      <w:r w:rsidR="00EE7490" w:rsidRPr="000B3348">
        <w:rPr>
          <w:rFonts w:ascii="Calibri" w:hAnsi="Calibri" w:cs="Calibri"/>
          <w:noProof/>
          <w:sz w:val="16"/>
          <w:szCs w:val="16"/>
        </w:rPr>
        <w:t>[21]</w:t>
      </w:r>
      <w:r w:rsidR="004471B3" w:rsidRPr="000B3348">
        <w:rPr>
          <w:rFonts w:ascii="Calibri" w:hAnsi="Calibri" w:cs="Calibri"/>
          <w:noProof/>
          <w:sz w:val="16"/>
          <w:szCs w:val="16"/>
        </w:rPr>
        <w:fldChar w:fldCharType="end"/>
      </w:r>
      <w:r w:rsidRPr="000B3348">
        <w:rPr>
          <w:rFonts w:ascii="Calibri" w:hAnsi="Calibri" w:cs="Calibri"/>
          <w:b/>
          <w:bCs/>
          <w:noProof/>
          <w:color w:val="EE0000"/>
          <w:sz w:val="16"/>
          <w:szCs w:val="16"/>
        </w:rPr>
        <w:t xml:space="preserve"> </w:t>
      </w:r>
      <w:r w:rsidRPr="000B3348">
        <w:rPr>
          <w:rFonts w:ascii="Calibri" w:hAnsi="Calibri" w:cs="Calibri"/>
          <w:noProof/>
          <w:sz w:val="16"/>
          <w:szCs w:val="16"/>
        </w:rPr>
        <w:t>and simulation results for a patient with three levels of PDA.  Flow rates in (mL/min)/kg.  Change reported as a fraction (f) of the "no PDA" baseline value.  See main text for abbreviations.</w:t>
      </w:r>
    </w:p>
    <w:p w14:paraId="5BE86A42" w14:textId="77777777" w:rsidR="003D4A22" w:rsidRPr="000B3348" w:rsidRDefault="003D4A22" w:rsidP="00E26FD8">
      <w:pPr>
        <w:pStyle w:val="NoSpacing"/>
        <w:jc w:val="both"/>
        <w:rPr>
          <w:rFonts w:ascii="Calibri" w:hAnsi="Calibri" w:cs="Calibri"/>
          <w:noProof/>
          <w:sz w:val="20"/>
          <w:szCs w:val="20"/>
        </w:rPr>
      </w:pPr>
    </w:p>
    <w:p w14:paraId="7E414834" w14:textId="77777777"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The simulation results confirm the main conclusions of Bischoff et al. [10], namely that:</w:t>
      </w:r>
    </w:p>
    <w:p w14:paraId="297BF81D" w14:textId="77777777" w:rsidR="003D4A22" w:rsidRPr="000B3348" w:rsidRDefault="003D4A22" w:rsidP="00E26FD8">
      <w:pPr>
        <w:pStyle w:val="NoSpacing"/>
        <w:jc w:val="both"/>
        <w:rPr>
          <w:rFonts w:ascii="Calibri" w:hAnsi="Calibri" w:cs="Calibri"/>
          <w:noProof/>
          <w:sz w:val="20"/>
          <w:szCs w:val="20"/>
        </w:rPr>
      </w:pPr>
    </w:p>
    <w:p w14:paraId="13EA48BB" w14:textId="5FE94A05" w:rsidR="003D4A22" w:rsidRPr="000B3348" w:rsidRDefault="003D4A22" w:rsidP="00E26FD8">
      <w:pPr>
        <w:pStyle w:val="NoSpacing"/>
        <w:numPr>
          <w:ilvl w:val="0"/>
          <w:numId w:val="7"/>
        </w:numPr>
        <w:jc w:val="both"/>
        <w:rPr>
          <w:rFonts w:ascii="Calibri" w:hAnsi="Calibri" w:cs="Calibri"/>
          <w:noProof/>
          <w:sz w:val="20"/>
          <w:szCs w:val="20"/>
        </w:rPr>
      </w:pPr>
      <w:r w:rsidRPr="000B3348">
        <w:rPr>
          <w:rFonts w:ascii="Calibri" w:hAnsi="Calibri" w:cs="Calibri"/>
          <w:noProof/>
          <w:sz w:val="20"/>
          <w:szCs w:val="20"/>
        </w:rPr>
        <w:t>S</w:t>
      </w:r>
      <w:r w:rsidR="00A11FED">
        <w:rPr>
          <w:rFonts w:ascii="Calibri" w:hAnsi="Calibri" w:cs="Calibri"/>
          <w:noProof/>
          <w:sz w:val="20"/>
          <w:szCs w:val="20"/>
        </w:rPr>
        <w:t>uperior vena cava flow</w:t>
      </w:r>
      <w:r w:rsidRPr="000B3348">
        <w:rPr>
          <w:rFonts w:ascii="Calibri" w:hAnsi="Calibri" w:cs="Calibri"/>
          <w:noProof/>
          <w:sz w:val="20"/>
          <w:szCs w:val="20"/>
        </w:rPr>
        <w:t xml:space="preserve"> with and without </w:t>
      </w:r>
      <w:r w:rsidR="00D55783" w:rsidRPr="000B3348">
        <w:rPr>
          <w:rFonts w:ascii="Calibri" w:hAnsi="Calibri" w:cs="Calibri"/>
          <w:noProof/>
          <w:sz w:val="20"/>
          <w:szCs w:val="20"/>
        </w:rPr>
        <w:t>transductal LtR shunt</w:t>
      </w:r>
      <w:r w:rsidRPr="000B3348">
        <w:rPr>
          <w:rFonts w:ascii="Calibri" w:hAnsi="Calibri" w:cs="Calibri"/>
          <w:noProof/>
          <w:sz w:val="20"/>
          <w:szCs w:val="20"/>
        </w:rPr>
        <w:t xml:space="preserve"> are comparable,</w:t>
      </w:r>
    </w:p>
    <w:p w14:paraId="1DF4D965" w14:textId="4992E03A" w:rsidR="003D4A22" w:rsidRPr="000B3348" w:rsidRDefault="00A11FED" w:rsidP="00E26FD8">
      <w:pPr>
        <w:pStyle w:val="NoSpacing"/>
        <w:numPr>
          <w:ilvl w:val="0"/>
          <w:numId w:val="7"/>
        </w:numPr>
        <w:jc w:val="both"/>
        <w:rPr>
          <w:rFonts w:ascii="Calibri" w:hAnsi="Calibri" w:cs="Calibri"/>
          <w:noProof/>
          <w:sz w:val="20"/>
          <w:szCs w:val="20"/>
        </w:rPr>
      </w:pPr>
      <w:r>
        <w:rPr>
          <w:rFonts w:ascii="Calibri" w:hAnsi="Calibri" w:cs="Calibri"/>
          <w:noProof/>
          <w:sz w:val="20"/>
          <w:szCs w:val="20"/>
        </w:rPr>
        <w:t>Left ventricular output</w:t>
      </w:r>
      <w:r w:rsidR="003D4A22" w:rsidRPr="000B3348">
        <w:rPr>
          <w:rFonts w:ascii="Calibri" w:hAnsi="Calibri" w:cs="Calibri"/>
          <w:noProof/>
          <w:sz w:val="20"/>
          <w:szCs w:val="20"/>
        </w:rPr>
        <w:t xml:space="preserve"> is higher with </w:t>
      </w:r>
      <w:r w:rsidR="00D55783" w:rsidRPr="000B3348">
        <w:rPr>
          <w:rFonts w:ascii="Calibri" w:hAnsi="Calibri" w:cs="Calibri"/>
          <w:noProof/>
          <w:sz w:val="20"/>
          <w:szCs w:val="20"/>
        </w:rPr>
        <w:t>transductal LtR shunt</w:t>
      </w:r>
      <w:r w:rsidR="003D4A22" w:rsidRPr="000B3348">
        <w:rPr>
          <w:rFonts w:ascii="Calibri" w:hAnsi="Calibri" w:cs="Calibri"/>
          <w:noProof/>
          <w:sz w:val="20"/>
          <w:szCs w:val="20"/>
        </w:rPr>
        <w:t>,</w:t>
      </w:r>
    </w:p>
    <w:p w14:paraId="5544B8A7" w14:textId="148BC2DA" w:rsidR="003D4A22" w:rsidRPr="000B3348" w:rsidRDefault="00A11FED" w:rsidP="00E26FD8">
      <w:pPr>
        <w:pStyle w:val="NoSpacing"/>
        <w:numPr>
          <w:ilvl w:val="0"/>
          <w:numId w:val="7"/>
        </w:numPr>
        <w:jc w:val="both"/>
        <w:rPr>
          <w:rFonts w:ascii="Calibri" w:hAnsi="Calibri" w:cs="Calibri"/>
          <w:noProof/>
          <w:sz w:val="20"/>
          <w:szCs w:val="20"/>
        </w:rPr>
      </w:pPr>
      <w:r>
        <w:rPr>
          <w:rFonts w:ascii="Calibri" w:hAnsi="Calibri" w:cs="Calibri"/>
          <w:noProof/>
          <w:sz w:val="20"/>
          <w:szCs w:val="20"/>
        </w:rPr>
        <w:t>Ratio of left ventricular and right ventricular output</w:t>
      </w:r>
      <w:r w:rsidR="003D4A22" w:rsidRPr="000B3348">
        <w:rPr>
          <w:rFonts w:ascii="Calibri" w:hAnsi="Calibri" w:cs="Calibri"/>
          <w:noProof/>
          <w:sz w:val="20"/>
          <w:szCs w:val="20"/>
        </w:rPr>
        <w:t xml:space="preserve"> is higher with </w:t>
      </w:r>
      <w:r w:rsidR="00D55783" w:rsidRPr="000B3348">
        <w:rPr>
          <w:rFonts w:ascii="Calibri" w:hAnsi="Calibri" w:cs="Calibri"/>
          <w:noProof/>
          <w:sz w:val="20"/>
          <w:szCs w:val="20"/>
        </w:rPr>
        <w:t>transductal LtR shunt</w:t>
      </w:r>
      <w:r w:rsidR="003D4A22" w:rsidRPr="000B3348">
        <w:rPr>
          <w:rFonts w:ascii="Calibri" w:hAnsi="Calibri" w:cs="Calibri"/>
          <w:noProof/>
          <w:sz w:val="20"/>
          <w:szCs w:val="20"/>
        </w:rPr>
        <w:t>.</w:t>
      </w:r>
    </w:p>
    <w:p w14:paraId="486CCB04" w14:textId="77777777" w:rsidR="003D4A22" w:rsidRPr="000B3348" w:rsidRDefault="003D4A22" w:rsidP="00E26FD8">
      <w:pPr>
        <w:pStyle w:val="NoSpacing"/>
        <w:jc w:val="both"/>
        <w:rPr>
          <w:rFonts w:ascii="Calibri" w:hAnsi="Calibri" w:cs="Calibri"/>
          <w:noProof/>
          <w:sz w:val="20"/>
          <w:szCs w:val="20"/>
        </w:rPr>
      </w:pPr>
    </w:p>
    <w:p w14:paraId="10B524F5" w14:textId="14625504"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 xml:space="preserve">Simulated relative hemodynamic changes between </w:t>
      </w:r>
      <w:r w:rsidR="00546F0C" w:rsidRPr="000B3348">
        <w:rPr>
          <w:rFonts w:ascii="Calibri" w:hAnsi="Calibri" w:cs="Calibri"/>
          <w:noProof/>
          <w:sz w:val="20"/>
          <w:szCs w:val="20"/>
        </w:rPr>
        <w:t xml:space="preserve">absence </w:t>
      </w:r>
      <w:r w:rsidRPr="000B3348">
        <w:rPr>
          <w:rFonts w:ascii="Calibri" w:hAnsi="Calibri" w:cs="Calibri"/>
          <w:noProof/>
          <w:sz w:val="20"/>
          <w:szCs w:val="20"/>
        </w:rPr>
        <w:t xml:space="preserve">and </w:t>
      </w:r>
      <w:r w:rsidR="00546F0C" w:rsidRPr="000B3348">
        <w:rPr>
          <w:rFonts w:ascii="Calibri" w:hAnsi="Calibri" w:cs="Calibri"/>
          <w:noProof/>
          <w:sz w:val="20"/>
          <w:szCs w:val="20"/>
        </w:rPr>
        <w:t xml:space="preserve">presence of transductal LtR shunt flow </w:t>
      </w:r>
      <w:r w:rsidRPr="000B3348">
        <w:rPr>
          <w:rFonts w:ascii="Calibri" w:hAnsi="Calibri" w:cs="Calibri"/>
          <w:noProof/>
          <w:sz w:val="20"/>
          <w:szCs w:val="20"/>
        </w:rPr>
        <w:t>closely match the target data</w:t>
      </w:r>
      <w:r w:rsidR="00927627" w:rsidRPr="000B3348">
        <w:rPr>
          <w:rFonts w:ascii="Calibri" w:hAnsi="Calibri" w:cs="Calibri"/>
          <w:noProof/>
          <w:sz w:val="20"/>
          <w:szCs w:val="20"/>
        </w:rPr>
        <w:t xml:space="preserve">. </w:t>
      </w:r>
      <w:r w:rsidRPr="000B3348">
        <w:rPr>
          <w:rFonts w:ascii="Calibri" w:hAnsi="Calibri" w:cs="Calibri"/>
          <w:noProof/>
          <w:sz w:val="20"/>
          <w:szCs w:val="20"/>
        </w:rPr>
        <w:t xml:space="preserve">Changes for the bidirectional shunt condition reproduce the correct direction and order of magnitude, though not the exact values. Notably, the model replicates the paradoxical reduction in LVO seen with bidirectional shunting, allowing further exploration of this finding. The model also generates Doppler and instantaneous flow patterns during ductal closure; Figure </w:t>
      </w:r>
      <w:r w:rsidR="001E246A" w:rsidRPr="000B3348">
        <w:rPr>
          <w:rFonts w:ascii="Calibri" w:hAnsi="Calibri" w:cs="Calibri"/>
          <w:noProof/>
          <w:sz w:val="20"/>
          <w:szCs w:val="20"/>
        </w:rPr>
        <w:t>5</w:t>
      </w:r>
      <w:r w:rsidRPr="000B3348">
        <w:rPr>
          <w:rFonts w:ascii="Calibri" w:hAnsi="Calibri" w:cs="Calibri"/>
          <w:noProof/>
          <w:sz w:val="20"/>
          <w:szCs w:val="20"/>
        </w:rPr>
        <w:t xml:space="preserve"> compares simulation outputs with published </w:t>
      </w:r>
      <w:r w:rsidR="00546F0C" w:rsidRPr="000B3348">
        <w:rPr>
          <w:rFonts w:ascii="Calibri" w:hAnsi="Calibri" w:cs="Calibri"/>
          <w:noProof/>
          <w:sz w:val="20"/>
          <w:szCs w:val="20"/>
        </w:rPr>
        <w:t xml:space="preserve">transductal </w:t>
      </w:r>
      <w:r w:rsidRPr="000B3348">
        <w:rPr>
          <w:rFonts w:ascii="Calibri" w:hAnsi="Calibri" w:cs="Calibri"/>
          <w:noProof/>
          <w:sz w:val="20"/>
          <w:szCs w:val="20"/>
        </w:rPr>
        <w:t>Doppler data.</w:t>
      </w:r>
    </w:p>
    <w:p w14:paraId="10578FF1" w14:textId="77777777" w:rsidR="003D4A22" w:rsidRPr="000B3348" w:rsidRDefault="003D4A22" w:rsidP="00E26FD8">
      <w:pPr>
        <w:pStyle w:val="NoSpacing"/>
        <w:jc w:val="both"/>
        <w:rPr>
          <w:rFonts w:ascii="Calibri" w:hAnsi="Calibri" w:cs="Calibri"/>
          <w:noProof/>
          <w:sz w:val="20"/>
          <w:szCs w:val="20"/>
        </w:rPr>
      </w:pPr>
    </w:p>
    <w:p w14:paraId="0A39C83A" w14:textId="77777777"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drawing>
          <wp:inline distT="0" distB="0" distL="0" distR="0" wp14:anchorId="1CA8EAAD" wp14:editId="173FBC54">
            <wp:extent cx="4917661" cy="1326988"/>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151641" cy="1390126"/>
                    </a:xfrm>
                    <a:prstGeom prst="rect">
                      <a:avLst/>
                    </a:prstGeom>
                    <a:noFill/>
                    <a:ln>
                      <a:noFill/>
                    </a:ln>
                  </pic:spPr>
                </pic:pic>
              </a:graphicData>
            </a:graphic>
          </wp:inline>
        </w:drawing>
      </w:r>
    </w:p>
    <w:p w14:paraId="65C30AF8" w14:textId="77777777" w:rsidR="003D4A22" w:rsidRPr="000B3348" w:rsidRDefault="003D4A22" w:rsidP="00E26FD8">
      <w:pPr>
        <w:pStyle w:val="NoSpacing"/>
        <w:jc w:val="both"/>
        <w:rPr>
          <w:rFonts w:ascii="Calibri" w:hAnsi="Calibri" w:cs="Calibri"/>
          <w:noProof/>
          <w:sz w:val="20"/>
          <w:szCs w:val="20"/>
        </w:rPr>
      </w:pPr>
    </w:p>
    <w:p w14:paraId="0688CB40" w14:textId="77777777"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drawing>
          <wp:inline distT="0" distB="0" distL="0" distR="0" wp14:anchorId="03288EF4" wp14:editId="4600CF1A">
            <wp:extent cx="4868402" cy="1333014"/>
            <wp:effectExtent l="0" t="0" r="0" b="63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993320" cy="1367218"/>
                    </a:xfrm>
                    <a:prstGeom prst="rect">
                      <a:avLst/>
                    </a:prstGeom>
                    <a:noFill/>
                    <a:ln>
                      <a:noFill/>
                    </a:ln>
                  </pic:spPr>
                </pic:pic>
              </a:graphicData>
            </a:graphic>
          </wp:inline>
        </w:drawing>
      </w:r>
    </w:p>
    <w:p w14:paraId="48EA1317" w14:textId="77777777" w:rsidR="003D4A22" w:rsidRPr="000B3348" w:rsidRDefault="003D4A22" w:rsidP="00E26FD8">
      <w:pPr>
        <w:pStyle w:val="NoSpacing"/>
        <w:jc w:val="both"/>
        <w:rPr>
          <w:rFonts w:ascii="Calibri" w:hAnsi="Calibri" w:cs="Calibri"/>
          <w:noProof/>
          <w:sz w:val="20"/>
          <w:szCs w:val="20"/>
        </w:rPr>
      </w:pPr>
    </w:p>
    <w:p w14:paraId="56EB4613" w14:textId="77777777"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drawing>
          <wp:inline distT="0" distB="0" distL="0" distR="0" wp14:anchorId="2815F596" wp14:editId="6D7B3D80">
            <wp:extent cx="4910062" cy="1331433"/>
            <wp:effectExtent l="0" t="0" r="0" b="254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340725" cy="1448213"/>
                    </a:xfrm>
                    <a:prstGeom prst="rect">
                      <a:avLst/>
                    </a:prstGeom>
                    <a:noFill/>
                    <a:ln>
                      <a:noFill/>
                    </a:ln>
                  </pic:spPr>
                </pic:pic>
              </a:graphicData>
            </a:graphic>
          </wp:inline>
        </w:drawing>
      </w:r>
    </w:p>
    <w:p w14:paraId="1AEC3640" w14:textId="3D1E55EB" w:rsidR="003D4A22" w:rsidRPr="000B3348" w:rsidRDefault="003D4A22" w:rsidP="00E26FD8">
      <w:pPr>
        <w:pStyle w:val="NoSpacing"/>
        <w:jc w:val="both"/>
        <w:rPr>
          <w:rFonts w:ascii="Calibri" w:hAnsi="Calibri" w:cs="Calibri"/>
          <w:noProof/>
          <w:sz w:val="16"/>
          <w:szCs w:val="16"/>
        </w:rPr>
      </w:pPr>
      <w:r w:rsidRPr="000B3348">
        <w:rPr>
          <w:rFonts w:ascii="Calibri" w:hAnsi="Calibri" w:cs="Calibri"/>
          <w:b/>
          <w:bCs/>
          <w:noProof/>
          <w:sz w:val="16"/>
          <w:szCs w:val="16"/>
        </w:rPr>
        <w:t xml:space="preserve">Fig. </w:t>
      </w:r>
      <w:r w:rsidR="0049060A" w:rsidRPr="000B3348">
        <w:rPr>
          <w:rFonts w:ascii="Calibri" w:hAnsi="Calibri" w:cs="Calibri"/>
          <w:b/>
          <w:bCs/>
          <w:noProof/>
          <w:sz w:val="16"/>
          <w:szCs w:val="16"/>
        </w:rPr>
        <w:t>5</w:t>
      </w:r>
      <w:r w:rsidRPr="000B3348">
        <w:rPr>
          <w:rFonts w:ascii="Calibri" w:hAnsi="Calibri" w:cs="Calibri"/>
          <w:b/>
          <w:bCs/>
          <w:noProof/>
          <w:sz w:val="16"/>
          <w:szCs w:val="16"/>
        </w:rPr>
        <w:t>.</w:t>
      </w:r>
      <w:r w:rsidRPr="000B3348">
        <w:rPr>
          <w:rFonts w:ascii="Calibri" w:hAnsi="Calibri" w:cs="Calibri"/>
          <w:noProof/>
          <w:sz w:val="16"/>
          <w:szCs w:val="16"/>
        </w:rPr>
        <w:t xml:space="preserve"> Target PDA Doppler flow rate data from van Laere et al.</w:t>
      </w:r>
      <w:r w:rsidR="004471B3" w:rsidRPr="000B3348">
        <w:rPr>
          <w:rFonts w:ascii="Calibri" w:hAnsi="Calibri" w:cs="Calibri"/>
          <w:noProof/>
          <w:sz w:val="16"/>
          <w:szCs w:val="16"/>
        </w:rPr>
        <w:t xml:space="preserve"> </w:t>
      </w:r>
      <w:r w:rsidR="004471B3" w:rsidRPr="000B3348">
        <w:rPr>
          <w:rFonts w:ascii="Calibri" w:hAnsi="Calibri" w:cs="Calibri"/>
          <w:noProof/>
          <w:sz w:val="16"/>
          <w:szCs w:val="16"/>
        </w:rPr>
        <w:fldChar w:fldCharType="begin">
          <w:fldData xml:space="preserve">PEVuZE5vdGU+PENpdGU+PEF1dGhvcj52YW4gTGFlcmU8L0F1dGhvcj48WWVhcj4yMDE4PC9ZZWFy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</w:fldData>
        </w:fldChar>
      </w:r>
      <w:r w:rsidR="00EE7490" w:rsidRPr="000B3348">
        <w:rPr>
          <w:rFonts w:ascii="Calibri" w:hAnsi="Calibri" w:cs="Calibri"/>
          <w:noProof/>
          <w:sz w:val="16"/>
          <w:szCs w:val="16"/>
        </w:rPr>
        <w:instrText xml:space="preserve"> ADDIN EN.CITE </w:instrText>
      </w:r>
      <w:r w:rsidR="00EE7490" w:rsidRPr="000B3348">
        <w:rPr>
          <w:rFonts w:ascii="Calibri" w:hAnsi="Calibri" w:cs="Calibri"/>
          <w:noProof/>
          <w:sz w:val="16"/>
          <w:szCs w:val="16"/>
        </w:rPr>
        <w:fldChar w:fldCharType="begin">
          <w:fldData xml:space="preserve">PEVuZE5vdGU+PENpdGU+PEF1dGhvcj52YW4gTGFlcmU8L0F1dGhvcj48WWVhcj4yMDE4PC9ZZWFy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</w:fldData>
        </w:fldChar>
      </w:r>
      <w:r w:rsidR="00EE7490" w:rsidRPr="000B3348">
        <w:rPr>
          <w:rFonts w:ascii="Calibri" w:hAnsi="Calibri" w:cs="Calibri"/>
          <w:noProof/>
          <w:sz w:val="16"/>
          <w:szCs w:val="16"/>
        </w:rPr>
        <w:instrText xml:space="preserve"> ADDIN EN.CITE.DATA </w:instrText>
      </w:r>
      <w:r w:rsidR="00EE7490" w:rsidRPr="000B3348">
        <w:rPr>
          <w:rFonts w:ascii="Calibri" w:hAnsi="Calibri" w:cs="Calibri"/>
          <w:noProof/>
          <w:sz w:val="16"/>
          <w:szCs w:val="16"/>
        </w:rPr>
      </w:r>
      <w:r w:rsidR="00EE7490" w:rsidRPr="000B3348">
        <w:rPr>
          <w:rFonts w:ascii="Calibri" w:hAnsi="Calibri" w:cs="Calibri"/>
          <w:noProof/>
          <w:sz w:val="16"/>
          <w:szCs w:val="16"/>
        </w:rPr>
        <w:fldChar w:fldCharType="end"/>
      </w:r>
      <w:r w:rsidR="004471B3" w:rsidRPr="000B3348">
        <w:rPr>
          <w:rFonts w:ascii="Calibri" w:hAnsi="Calibri" w:cs="Calibri"/>
          <w:noProof/>
          <w:sz w:val="16"/>
          <w:szCs w:val="16"/>
        </w:rPr>
      </w:r>
      <w:r w:rsidR="004471B3" w:rsidRPr="000B3348">
        <w:rPr>
          <w:rFonts w:ascii="Calibri" w:hAnsi="Calibri" w:cs="Calibri"/>
          <w:noProof/>
          <w:sz w:val="16"/>
          <w:szCs w:val="16"/>
        </w:rPr>
        <w:fldChar w:fldCharType="separate"/>
      </w:r>
      <w:r w:rsidR="00EE7490" w:rsidRPr="000B3348">
        <w:rPr>
          <w:rFonts w:ascii="Calibri" w:hAnsi="Calibri" w:cs="Calibri"/>
          <w:noProof/>
          <w:sz w:val="16"/>
          <w:szCs w:val="16"/>
        </w:rPr>
        <w:t>[22]</w:t>
      </w:r>
      <w:r w:rsidR="004471B3" w:rsidRPr="000B3348">
        <w:rPr>
          <w:rFonts w:ascii="Calibri" w:hAnsi="Calibri" w:cs="Calibri"/>
          <w:noProof/>
          <w:sz w:val="16"/>
          <w:szCs w:val="16"/>
        </w:rPr>
        <w:fldChar w:fldCharType="end"/>
      </w:r>
      <w:r w:rsidR="004471B3" w:rsidRPr="000B3348">
        <w:rPr>
          <w:rFonts w:ascii="Calibri" w:hAnsi="Calibri" w:cs="Calibri"/>
          <w:noProof/>
          <w:sz w:val="16"/>
          <w:szCs w:val="16"/>
        </w:rPr>
        <w:t xml:space="preserve"> </w:t>
      </w:r>
      <w:r w:rsidRPr="000B3348">
        <w:rPr>
          <w:rFonts w:ascii="Calibri" w:hAnsi="Calibri" w:cs="Calibri"/>
          <w:noProof/>
          <w:sz w:val="16"/>
          <w:szCs w:val="16"/>
        </w:rPr>
        <w:t>(left) and simulation results (right).</w:t>
      </w:r>
    </w:p>
    <w:p w14:paraId="72E9E593" w14:textId="77777777" w:rsidR="003D4A22" w:rsidRPr="000B3348" w:rsidRDefault="003D4A22" w:rsidP="00E26FD8">
      <w:pPr>
        <w:pStyle w:val="NoSpacing"/>
        <w:jc w:val="both"/>
        <w:rPr>
          <w:rFonts w:ascii="Calibri" w:hAnsi="Calibri" w:cs="Calibri"/>
          <w:noProof/>
          <w:sz w:val="20"/>
          <w:szCs w:val="20"/>
        </w:rPr>
      </w:pPr>
    </w:p>
    <w:p w14:paraId="12193EAD" w14:textId="77777777"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 xml:space="preserve">There is again a very close match of simulation results to target data.  A somewhat minor, but very noteworthy observation in the target data: a very short </w:t>
      </w:r>
      <w:commentRangeStart w:id="18"/>
      <w:commentRangeStart w:id="19"/>
      <w:r w:rsidRPr="000B3348">
        <w:rPr>
          <w:rFonts w:ascii="Calibri" w:hAnsi="Calibri" w:cs="Calibri"/>
          <w:noProof/>
          <w:sz w:val="20"/>
          <w:szCs w:val="20"/>
        </w:rPr>
        <w:t xml:space="preserve">early-systolic dip </w:t>
      </w:r>
      <w:commentRangeEnd w:id="18"/>
      <w:r w:rsidR="00546F0C" w:rsidRPr="000B3348">
        <w:rPr>
          <w:rStyle w:val="CommentReference"/>
          <w:rFonts w:ascii="Calibri" w:hAnsi="Calibri" w:cs="Calibri"/>
          <w:noProof/>
          <w:sz w:val="20"/>
          <w:szCs w:val="20"/>
        </w:rPr>
        <w:commentReference w:id="18"/>
      </w:r>
      <w:commentRangeEnd w:id="19"/>
      <w:r w:rsidR="00654F10" w:rsidRPr="000B3348">
        <w:rPr>
          <w:rStyle w:val="CommentReference"/>
          <w:rFonts w:ascii="Calibri" w:hAnsi="Calibri" w:cs="Calibri"/>
          <w:noProof/>
          <w:sz w:val="20"/>
          <w:szCs w:val="20"/>
        </w:rPr>
        <w:commentReference w:id="19"/>
      </w:r>
      <w:r w:rsidRPr="000B3348">
        <w:rPr>
          <w:rFonts w:ascii="Calibri" w:hAnsi="Calibri" w:cs="Calibri"/>
          <w:noProof/>
          <w:sz w:val="20"/>
          <w:szCs w:val="20"/>
        </w:rPr>
        <w:t>in Doppler velocity data for restrictive LtoR flow, is matched by model output.</w:t>
      </w:r>
      <w:bookmarkEnd w:id="16"/>
      <w:bookmarkEnd w:id="17"/>
    </w:p>
    <w:p w14:paraId="6D863981" w14:textId="77777777" w:rsidR="003D4A22" w:rsidRPr="000B3348" w:rsidRDefault="003D4A22" w:rsidP="00E26FD8">
      <w:pPr>
        <w:pStyle w:val="NoSpacing"/>
        <w:jc w:val="both"/>
        <w:rPr>
          <w:rFonts w:ascii="Calibri" w:hAnsi="Calibri" w:cs="Calibri"/>
          <w:noProof/>
          <w:sz w:val="20"/>
          <w:szCs w:val="20"/>
        </w:rPr>
      </w:pPr>
    </w:p>
    <w:p w14:paraId="5158EEB7" w14:textId="6924847D" w:rsidR="003D4A22" w:rsidRPr="000B3348" w:rsidRDefault="003D4A22" w:rsidP="00E26FD8">
      <w:pPr>
        <w:pStyle w:val="NoSpacing"/>
        <w:jc w:val="both"/>
        <w:rPr>
          <w:rFonts w:ascii="Calibri" w:hAnsi="Calibri" w:cs="Calibri"/>
          <w:b/>
          <w:bCs/>
          <w:noProof/>
          <w:sz w:val="20"/>
          <w:szCs w:val="20"/>
        </w:rPr>
      </w:pPr>
      <w:r w:rsidRPr="000B3348">
        <w:rPr>
          <w:rFonts w:ascii="Calibri" w:hAnsi="Calibri" w:cs="Calibri"/>
          <w:b/>
          <w:bCs/>
          <w:noProof/>
          <w:sz w:val="20"/>
          <w:szCs w:val="20"/>
        </w:rPr>
        <w:t xml:space="preserve">3.1.3 </w:t>
      </w:r>
      <w:r w:rsidR="0049060A" w:rsidRPr="000B3348">
        <w:rPr>
          <w:rFonts w:ascii="Calibri" w:hAnsi="Calibri" w:cs="Calibri"/>
          <w:b/>
          <w:bCs/>
          <w:noProof/>
          <w:sz w:val="20"/>
          <w:szCs w:val="20"/>
        </w:rPr>
        <w:t>P</w:t>
      </w:r>
      <w:r w:rsidRPr="000B3348">
        <w:rPr>
          <w:rFonts w:ascii="Calibri" w:hAnsi="Calibri" w:cs="Calibri"/>
          <w:b/>
          <w:bCs/>
          <w:noProof/>
          <w:sz w:val="20"/>
          <w:szCs w:val="20"/>
        </w:rPr>
        <w:t>ulmonary hypertension (PH)</w:t>
      </w:r>
    </w:p>
    <w:p w14:paraId="0E760722" w14:textId="3E26FF97" w:rsidR="003D4A22" w:rsidRPr="000B3348" w:rsidRDefault="003D4A22" w:rsidP="00E26FD8">
      <w:pPr>
        <w:pStyle w:val="NormalWeb"/>
        <w:ind w:firstLine="708"/>
        <w:jc w:val="both"/>
        <w:rPr>
          <w:rFonts w:ascii="Calibri" w:hAnsi="Calibri" w:cs="Calibri"/>
          <w:noProof/>
          <w:color w:val="EE0000"/>
          <w:sz w:val="20"/>
          <w:szCs w:val="20"/>
        </w:rPr>
      </w:pPr>
      <w:r w:rsidRPr="000B3348">
        <w:rPr>
          <w:rFonts w:ascii="Calibri" w:hAnsi="Calibri" w:cs="Calibri"/>
          <w:noProof/>
          <w:sz w:val="20"/>
          <w:szCs w:val="20"/>
        </w:rPr>
        <w:lastRenderedPageBreak/>
        <w:t>Pulmonary hypertension (PH) involves elevated pulmonary vascular resistance with right-to-left shunting through the ductus arteriosus and/or foramen ovale. Invasive neonatal hemodynamic data are scarce because cardiac catheterization is rarely performed; most clinical assessment relies on echocardiography. Jones et al.</w:t>
      </w:r>
      <w:r w:rsidR="004471B3" w:rsidRPr="000B3348">
        <w:rPr>
          <w:rFonts w:ascii="Calibri" w:hAnsi="Calibri" w:cs="Calibri"/>
          <w:noProof/>
          <w:sz w:val="20"/>
          <w:szCs w:val="20"/>
        </w:rPr>
        <w:t xml:space="preserve"> </w:t>
      </w:r>
      <w:r w:rsidR="004471B3" w:rsidRPr="000B3348">
        <w:rPr>
          <w:rFonts w:ascii="Calibri" w:hAnsi="Calibri" w:cs="Calibri"/>
          <w:noProof/>
          <w:sz w:val="20"/>
          <w:szCs w:val="20"/>
        </w:rPr>
        <w:fldChar w:fldCharType="begin">
          <w:fldData xml:space="preserve">PEVuZE5vdGU+PENpdGU+PEF1dGhvcj5Kb25lczwvQXV0aG9yPjxZZWFyPjIwMjI8L1llYXI+PFJl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</w:fldData>
        </w:fldChar>
      </w:r>
      <w:r w:rsidR="00EE7490" w:rsidRPr="000B3348">
        <w:rPr>
          <w:rFonts w:ascii="Calibri" w:hAnsi="Calibri" w:cs="Calibri"/>
          <w:noProof/>
          <w:sz w:val="20"/>
          <w:szCs w:val="20"/>
        </w:rPr>
        <w:instrText xml:space="preserve"> ADDIN EN.CITE </w:instrText>
      </w:r>
      <w:r w:rsidR="00EE7490" w:rsidRPr="000B3348">
        <w:rPr>
          <w:rFonts w:ascii="Calibri" w:hAnsi="Calibri" w:cs="Calibri"/>
          <w:noProof/>
          <w:sz w:val="20"/>
          <w:szCs w:val="20"/>
        </w:rPr>
        <w:fldChar w:fldCharType="begin">
          <w:fldData xml:space="preserve">PEVuZE5vdGU+PENpdGU+PEF1dGhvcj5Kb25lczwvQXV0aG9yPjxZZWFyPjIwMjI8L1llYXI+PFJl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</w:fldData>
        </w:fldChar>
      </w:r>
      <w:r w:rsidR="00EE7490" w:rsidRPr="000B3348">
        <w:rPr>
          <w:rFonts w:ascii="Calibri" w:hAnsi="Calibri" w:cs="Calibri"/>
          <w:noProof/>
          <w:sz w:val="20"/>
          <w:szCs w:val="20"/>
        </w:rPr>
        <w:instrText xml:space="preserve"> ADDIN EN.CITE.DATA </w:instrText>
      </w:r>
      <w:r w:rsidR="00EE7490" w:rsidRPr="000B3348">
        <w:rPr>
          <w:rFonts w:ascii="Calibri" w:hAnsi="Calibri" w:cs="Calibri"/>
          <w:noProof/>
          <w:sz w:val="20"/>
          <w:szCs w:val="20"/>
        </w:rPr>
      </w:r>
      <w:r w:rsidR="00EE7490" w:rsidRPr="000B3348">
        <w:rPr>
          <w:rFonts w:ascii="Calibri" w:hAnsi="Calibri" w:cs="Calibri"/>
          <w:noProof/>
          <w:sz w:val="20"/>
          <w:szCs w:val="20"/>
        </w:rPr>
        <w:fldChar w:fldCharType="end"/>
      </w:r>
      <w:r w:rsidR="004471B3" w:rsidRPr="000B3348">
        <w:rPr>
          <w:rFonts w:ascii="Calibri" w:hAnsi="Calibri" w:cs="Calibri"/>
          <w:noProof/>
          <w:sz w:val="20"/>
          <w:szCs w:val="20"/>
        </w:rPr>
      </w:r>
      <w:r w:rsidR="004471B3" w:rsidRPr="000B3348">
        <w:rPr>
          <w:rFonts w:ascii="Calibri" w:hAnsi="Calibri" w:cs="Calibri"/>
          <w:noProof/>
          <w:sz w:val="20"/>
          <w:szCs w:val="20"/>
        </w:rPr>
        <w:fldChar w:fldCharType="separate"/>
      </w:r>
      <w:r w:rsidR="00EE7490" w:rsidRPr="000B3348">
        <w:rPr>
          <w:rFonts w:ascii="Calibri" w:hAnsi="Calibri" w:cs="Calibri"/>
          <w:noProof/>
          <w:sz w:val="20"/>
          <w:szCs w:val="20"/>
        </w:rPr>
        <w:t>[23]</w:t>
      </w:r>
      <w:r w:rsidR="004471B3" w:rsidRPr="000B3348">
        <w:rPr>
          <w:rFonts w:ascii="Calibri" w:hAnsi="Calibri" w:cs="Calibri"/>
          <w:noProof/>
          <w:sz w:val="20"/>
          <w:szCs w:val="20"/>
        </w:rPr>
        <w:fldChar w:fldCharType="end"/>
      </w:r>
      <w:r w:rsidR="004471B3" w:rsidRPr="000B3348">
        <w:rPr>
          <w:rFonts w:ascii="Calibri" w:hAnsi="Calibri" w:cs="Calibri"/>
          <w:noProof/>
          <w:sz w:val="20"/>
          <w:szCs w:val="20"/>
        </w:rPr>
        <w:t xml:space="preserve"> </w:t>
      </w:r>
      <w:r w:rsidRPr="000B3348">
        <w:rPr>
          <w:rFonts w:ascii="Calibri" w:hAnsi="Calibri" w:cs="Calibri"/>
          <w:noProof/>
          <w:sz w:val="20"/>
          <w:szCs w:val="20"/>
        </w:rPr>
        <w:t xml:space="preserve">report representative pressures, flows, and oxygen saturations across PH stages, reflecting current clinical understanding despite limited pooled data. </w:t>
      </w:r>
      <w:r w:rsidRPr="000B3348">
        <w:rPr>
          <w:rFonts w:ascii="Calibri" w:hAnsi="Calibri" w:cs="Calibri"/>
          <w:noProof/>
          <w:color w:val="000000"/>
          <w:sz w:val="20"/>
          <w:szCs w:val="20"/>
        </w:rPr>
        <w:t>In the EXPLAIN model, pulmonary hypertension is simulated by increasing the resistance in the pathways connecting the left and right pulmonary artery capacitance (PAAL, PAAR) to the left and right lung capacitance (LL, RL) and by modifying the baseline elastance of the pulmonary arteries capacitance to represent varying degrees of severity.</w:t>
      </w:r>
      <w:r>
        <w:rPr>
          <w:highlight w:val="yellow"/>
        </w:rPr>
        <w:t xml:space="preserve"> As in the PDA case, the underlying patient baseline was established with the parameterization pipeline of Section 2.4; the pulmonary-resistance and pulmonary-artery-elastance changes representing each PH stage were then applied on top of that calibrated baseline.</w:t>
      </w:r>
    </w:p>
    <w:tbl>
      <w:tblPr>
        <w:tblStyle w:val="TableGrid"/>
        <w:tblW w:w="0" w:type="auto"/>
        <w:tblLook w:val="04A0" w:firstRow="1" w:lastRow="0" w:firstColumn="1" w:lastColumn="0" w:noHBand="0" w:noVBand="1"/>
      </w:tblPr>
      <w:tblGrid>
        <w:gridCol w:w="985"/>
        <w:gridCol w:w="1170"/>
        <w:gridCol w:w="1440"/>
        <w:gridCol w:w="1620"/>
        <w:gridCol w:w="1170"/>
        <w:gridCol w:w="1350"/>
        <w:gridCol w:w="1327"/>
      </w:tblGrid>
      <w:tr w:rsidR="003D4A22" w:rsidRPr="000B3348" w14:paraId="68AACD73" w14:textId="77777777" w:rsidTr="00547C97">
        <w:trPr>
          <w:trHeight w:val="400"/>
        </w:trPr>
        <w:tc>
          <w:tcPr>
            <w:tcW w:w="985" w:type="dxa"/>
            <w:vAlign w:val="center"/>
          </w:tcPr>
          <w:p w14:paraId="60FC5BEC" w14:textId="77777777" w:rsidR="003D4A22" w:rsidRPr="000B3348" w:rsidRDefault="003D4A22" w:rsidP="00397336">
            <w:pPr>
              <w:pStyle w:val="NoSpacing"/>
              <w:spacing w:before="0"/>
              <w:jc w:val="center"/>
              <w:rPr>
                <w:rFonts w:ascii="Calibri" w:hAnsi="Calibri" w:cs="Calibri"/>
                <w:b/>
                <w:bCs/>
                <w:noProof/>
                <w:sz w:val="20"/>
                <w:szCs w:val="20"/>
                <w:lang w:val="en-US"/>
              </w:rPr>
            </w:pPr>
          </w:p>
        </w:tc>
        <w:tc>
          <w:tcPr>
            <w:tcW w:w="4230" w:type="dxa"/>
            <w:gridSpan w:val="3"/>
            <w:vAlign w:val="center"/>
          </w:tcPr>
          <w:p w14:paraId="3FF1DB87" w14:textId="3F27A34D" w:rsidR="003D4A22" w:rsidRPr="000B3348" w:rsidRDefault="003D4A22"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Target data</w:t>
            </w:r>
          </w:p>
        </w:tc>
        <w:tc>
          <w:tcPr>
            <w:tcW w:w="3847" w:type="dxa"/>
            <w:gridSpan w:val="3"/>
            <w:vAlign w:val="center"/>
          </w:tcPr>
          <w:p w14:paraId="09FDCCE9" w14:textId="77777777" w:rsidR="003D4A22" w:rsidRPr="000B3348" w:rsidRDefault="003D4A22" w:rsidP="00397336">
            <w:pPr>
              <w:pStyle w:val="NoSpacing"/>
              <w:spacing w:before="0"/>
              <w:jc w:val="center"/>
              <w:rPr>
                <w:rFonts w:ascii="Calibri" w:hAnsi="Calibri" w:cs="Calibri"/>
                <w:b/>
                <w:bCs/>
                <w:noProof/>
                <w:sz w:val="20"/>
                <w:szCs w:val="20"/>
                <w:lang w:val="en-US"/>
              </w:rPr>
            </w:pPr>
            <w:commentRangeStart w:id="20"/>
            <w:commentRangeStart w:id="21"/>
            <w:r w:rsidRPr="000B3348">
              <w:rPr>
                <w:rFonts w:ascii="Calibri" w:hAnsi="Calibri" w:cs="Calibri"/>
                <w:b/>
                <w:bCs/>
                <w:noProof/>
                <w:sz w:val="20"/>
                <w:szCs w:val="20"/>
                <w:lang w:val="en-US"/>
              </w:rPr>
              <w:t>Simulation results</w:t>
            </w:r>
            <w:commentRangeEnd w:id="20"/>
            <w:r w:rsidR="007D4800" w:rsidRPr="000B3348">
              <w:rPr>
                <w:rStyle w:val="CommentReference"/>
                <w:rFonts w:ascii="Calibri" w:hAnsi="Calibri" w:cs="Calibri"/>
                <w:b/>
                <w:bCs/>
                <w:noProof/>
                <w:sz w:val="20"/>
                <w:szCs w:val="20"/>
                <w:lang w:val="en-US"/>
              </w:rPr>
              <w:commentReference w:id="20"/>
            </w:r>
            <w:commentRangeEnd w:id="21"/>
            <w:r w:rsidR="00654F10" w:rsidRPr="000B3348">
              <w:rPr>
                <w:rStyle w:val="CommentReference"/>
                <w:rFonts w:ascii="Calibri" w:hAnsi="Calibri" w:cs="Calibri"/>
                <w:b/>
                <w:bCs/>
                <w:noProof/>
                <w:sz w:val="20"/>
                <w:szCs w:val="20"/>
                <w:lang w:val="en-US"/>
              </w:rPr>
              <w:commentReference w:id="21"/>
            </w:r>
          </w:p>
        </w:tc>
      </w:tr>
      <w:tr w:rsidR="003D4A22" w:rsidRPr="000B3348" w14:paraId="442B709F" w14:textId="77777777" w:rsidTr="00547C97">
        <w:tc>
          <w:tcPr>
            <w:tcW w:w="985" w:type="dxa"/>
            <w:vAlign w:val="center"/>
          </w:tcPr>
          <w:p w14:paraId="7B98A790" w14:textId="77777777" w:rsidR="003D4A22" w:rsidRPr="000B3348" w:rsidRDefault="003D4A22" w:rsidP="00397336">
            <w:pPr>
              <w:pStyle w:val="NoSpacing"/>
              <w:spacing w:before="0"/>
              <w:jc w:val="center"/>
              <w:rPr>
                <w:rFonts w:ascii="Calibri" w:hAnsi="Calibri" w:cs="Calibri"/>
                <w:noProof/>
                <w:sz w:val="20"/>
                <w:szCs w:val="20"/>
                <w:lang w:val="en-US"/>
              </w:rPr>
            </w:pPr>
          </w:p>
        </w:tc>
        <w:tc>
          <w:tcPr>
            <w:tcW w:w="1170" w:type="dxa"/>
            <w:vAlign w:val="center"/>
          </w:tcPr>
          <w:p w14:paraId="7160EA97" w14:textId="1A548BB0" w:rsidR="003D4A22" w:rsidRPr="000B3348" w:rsidRDefault="003D4A22"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Early PH</w:t>
            </w:r>
          </w:p>
        </w:tc>
        <w:tc>
          <w:tcPr>
            <w:tcW w:w="1440" w:type="dxa"/>
            <w:vAlign w:val="center"/>
          </w:tcPr>
          <w:p w14:paraId="23FAF6EE" w14:textId="32CA0FF4" w:rsidR="00547C97" w:rsidRPr="000B3348" w:rsidRDefault="003D4A22" w:rsidP="00547C97">
            <w:pPr>
              <w:pStyle w:val="NoSpacing"/>
              <w:spacing w:before="0"/>
              <w:jc w:val="center"/>
              <w:rPr>
                <w:rFonts w:ascii="Calibri" w:hAnsi="Calibri" w:cs="Calibri"/>
                <w:b/>
                <w:bCs/>
                <w:noProof/>
                <w:sz w:val="20"/>
                <w:szCs w:val="20"/>
                <w:lang w:val="en-US"/>
              </w:rPr>
            </w:pPr>
            <w:commentRangeStart w:id="22"/>
            <w:r w:rsidRPr="000B3348">
              <w:rPr>
                <w:rFonts w:ascii="Calibri" w:hAnsi="Calibri" w:cs="Calibri"/>
                <w:b/>
                <w:bCs/>
                <w:noProof/>
                <w:sz w:val="20"/>
                <w:szCs w:val="20"/>
                <w:lang w:val="en-US"/>
              </w:rPr>
              <w:t>Severe PH</w:t>
            </w:r>
            <w:commentRangeEnd w:id="22"/>
            <w:r w:rsidR="00317A46" w:rsidRPr="000B3348">
              <w:rPr>
                <w:rStyle w:val="CommentReference"/>
                <w:rFonts w:ascii="Calibri" w:hAnsi="Calibri" w:cs="Calibri"/>
                <w:b/>
                <w:bCs/>
                <w:noProof/>
                <w:sz w:val="20"/>
                <w:szCs w:val="20"/>
                <w:lang w:val="en-US"/>
              </w:rPr>
              <w:commentReference w:id="22"/>
            </w:r>
          </w:p>
          <w:p w14:paraId="2E14A814" w14:textId="55A487CF" w:rsidR="003D4A22" w:rsidRPr="000B3348" w:rsidRDefault="00547C97" w:rsidP="00547C97">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no PDA</w:t>
            </w:r>
          </w:p>
        </w:tc>
        <w:tc>
          <w:tcPr>
            <w:tcW w:w="1620" w:type="dxa"/>
            <w:vAlign w:val="center"/>
          </w:tcPr>
          <w:p w14:paraId="6980DF74" w14:textId="77777777" w:rsidR="003D4A22" w:rsidRPr="000B3348" w:rsidRDefault="003D4A22"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Severe PPHN with PDA</w:t>
            </w:r>
          </w:p>
        </w:tc>
        <w:tc>
          <w:tcPr>
            <w:tcW w:w="1170" w:type="dxa"/>
            <w:vAlign w:val="center"/>
          </w:tcPr>
          <w:p w14:paraId="10095D54" w14:textId="415A0E79" w:rsidR="003D4A22" w:rsidRPr="000B3348" w:rsidRDefault="003D4A22"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Early PH</w:t>
            </w:r>
          </w:p>
        </w:tc>
        <w:tc>
          <w:tcPr>
            <w:tcW w:w="1350" w:type="dxa"/>
            <w:vAlign w:val="center"/>
          </w:tcPr>
          <w:p w14:paraId="4C63136A" w14:textId="77777777" w:rsidR="003D4A22" w:rsidRPr="000B3348" w:rsidRDefault="003D4A22" w:rsidP="00397336">
            <w:pPr>
              <w:pStyle w:val="NoSpacing"/>
              <w:spacing w:before="0"/>
              <w:jc w:val="center"/>
              <w:rPr>
                <w:rFonts w:ascii="Calibri" w:hAnsi="Calibri" w:cs="Calibri"/>
                <w:b/>
                <w:bCs/>
                <w:noProof/>
                <w:sz w:val="20"/>
                <w:szCs w:val="20"/>
                <w:lang w:val="en-US"/>
              </w:rPr>
            </w:pPr>
            <w:commentRangeStart w:id="23"/>
            <w:r w:rsidRPr="000B3348">
              <w:rPr>
                <w:rFonts w:ascii="Calibri" w:hAnsi="Calibri" w:cs="Calibri"/>
                <w:b/>
                <w:bCs/>
                <w:noProof/>
                <w:sz w:val="20"/>
                <w:szCs w:val="20"/>
                <w:lang w:val="en-US"/>
              </w:rPr>
              <w:t>Severe PH</w:t>
            </w:r>
            <w:commentRangeEnd w:id="23"/>
            <w:r w:rsidR="00317A46" w:rsidRPr="000B3348">
              <w:rPr>
                <w:rStyle w:val="CommentReference"/>
                <w:rFonts w:ascii="Calibri" w:hAnsi="Calibri" w:cs="Calibri"/>
                <w:b/>
                <w:bCs/>
                <w:noProof/>
                <w:sz w:val="20"/>
                <w:szCs w:val="20"/>
                <w:lang w:val="en-US"/>
              </w:rPr>
              <w:commentReference w:id="23"/>
            </w:r>
          </w:p>
          <w:p w14:paraId="524E207A" w14:textId="3AE2BAB5" w:rsidR="00547C97" w:rsidRPr="000B3348" w:rsidRDefault="00547C97"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no PDA</w:t>
            </w:r>
          </w:p>
        </w:tc>
        <w:tc>
          <w:tcPr>
            <w:tcW w:w="1327" w:type="dxa"/>
            <w:vAlign w:val="center"/>
          </w:tcPr>
          <w:p w14:paraId="1A40D4AB" w14:textId="6B9B64A7" w:rsidR="003D4A22" w:rsidRPr="000B3348" w:rsidRDefault="003D4A22"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Severe PH with PDA</w:t>
            </w:r>
          </w:p>
        </w:tc>
      </w:tr>
      <w:tr w:rsidR="003D4A22" w:rsidRPr="000B3348" w14:paraId="239AC420" w14:textId="77777777" w:rsidTr="00547C97">
        <w:tc>
          <w:tcPr>
            <w:tcW w:w="985" w:type="dxa"/>
            <w:vAlign w:val="center"/>
          </w:tcPr>
          <w:p w14:paraId="518C6F0F" w14:textId="30B866C4" w:rsidR="003D4A22" w:rsidRPr="000B3348" w:rsidRDefault="004E02AF"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Q</w:t>
            </w:r>
            <w:r w:rsidRPr="000B3348">
              <w:rPr>
                <w:rFonts w:ascii="Calibri" w:hAnsi="Calibri" w:cs="Calibri"/>
                <w:b/>
                <w:bCs/>
                <w:noProof/>
                <w:sz w:val="20"/>
                <w:szCs w:val="20"/>
                <w:vertAlign w:val="subscript"/>
                <w:lang w:val="en-US"/>
              </w:rPr>
              <w:t>p</w:t>
            </w:r>
          </w:p>
        </w:tc>
        <w:tc>
          <w:tcPr>
            <w:tcW w:w="1170" w:type="dxa"/>
            <w:vAlign w:val="center"/>
          </w:tcPr>
          <w:p w14:paraId="138D707D" w14:textId="3E0440E2" w:rsidR="003D4A22" w:rsidRPr="000B3348" w:rsidRDefault="003D4A22"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17</w:t>
            </w:r>
            <w:r w:rsidR="005139EA" w:rsidRPr="000B3348">
              <w:rPr>
                <w:rFonts w:ascii="Calibri" w:hAnsi="Calibri" w:cs="Calibri"/>
                <w:noProof/>
                <w:sz w:val="20"/>
                <w:szCs w:val="20"/>
                <w:lang w:val="en-US"/>
              </w:rPr>
              <w:t>6</w:t>
            </w:r>
          </w:p>
        </w:tc>
        <w:tc>
          <w:tcPr>
            <w:tcW w:w="1440" w:type="dxa"/>
            <w:vAlign w:val="center"/>
          </w:tcPr>
          <w:p w14:paraId="34211D50" w14:textId="609EF473" w:rsidR="003D4A22" w:rsidRPr="000B3348" w:rsidRDefault="003D4A22"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12</w:t>
            </w:r>
            <w:r w:rsidR="005139EA" w:rsidRPr="000B3348">
              <w:rPr>
                <w:rFonts w:ascii="Calibri" w:hAnsi="Calibri" w:cs="Calibri"/>
                <w:noProof/>
                <w:sz w:val="20"/>
                <w:szCs w:val="20"/>
                <w:lang w:val="en-US"/>
              </w:rPr>
              <w:t>6</w:t>
            </w:r>
          </w:p>
        </w:tc>
        <w:tc>
          <w:tcPr>
            <w:tcW w:w="1620" w:type="dxa"/>
            <w:vAlign w:val="center"/>
          </w:tcPr>
          <w:p w14:paraId="756E5ED9" w14:textId="63786A5E" w:rsidR="003D4A22" w:rsidRPr="000B3348" w:rsidRDefault="003D4A22" w:rsidP="00397336">
            <w:pPr>
              <w:pStyle w:val="NoSpacing"/>
              <w:spacing w:before="0"/>
              <w:jc w:val="center"/>
              <w:rPr>
                <w:rFonts w:ascii="Calibri" w:hAnsi="Calibri" w:cs="Calibri"/>
                <w:noProof/>
                <w:sz w:val="20"/>
                <w:szCs w:val="20"/>
                <w:highlight w:val="green"/>
                <w:lang w:val="en-US"/>
              </w:rPr>
            </w:pPr>
            <w:r w:rsidRPr="000B3348">
              <w:rPr>
                <w:rFonts w:ascii="Calibri" w:hAnsi="Calibri" w:cs="Calibri"/>
                <w:noProof/>
                <w:sz w:val="20"/>
                <w:szCs w:val="20"/>
                <w:lang w:val="en-US"/>
              </w:rPr>
              <w:t>10</w:t>
            </w:r>
            <w:r w:rsidR="005139EA" w:rsidRPr="000B3348">
              <w:rPr>
                <w:rFonts w:ascii="Calibri" w:hAnsi="Calibri" w:cs="Calibri"/>
                <w:noProof/>
                <w:sz w:val="20"/>
                <w:szCs w:val="20"/>
                <w:lang w:val="en-US"/>
              </w:rPr>
              <w:t>1</w:t>
            </w:r>
          </w:p>
        </w:tc>
        <w:tc>
          <w:tcPr>
            <w:tcW w:w="1170" w:type="dxa"/>
            <w:vAlign w:val="center"/>
          </w:tcPr>
          <w:p w14:paraId="2639B467" w14:textId="339D5DEB" w:rsidR="003D4A22" w:rsidRPr="000B3348" w:rsidRDefault="004E02AF"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179</w:t>
            </w:r>
          </w:p>
        </w:tc>
        <w:tc>
          <w:tcPr>
            <w:tcW w:w="1350" w:type="dxa"/>
            <w:vAlign w:val="center"/>
          </w:tcPr>
          <w:p w14:paraId="0ECA99C7" w14:textId="77B65C22" w:rsidR="003D4A22" w:rsidRPr="000B3348" w:rsidRDefault="003D4A22"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w:t>
            </w:r>
            <w:r w:rsidR="00210DF9" w:rsidRPr="000B3348">
              <w:rPr>
                <w:rFonts w:ascii="Calibri" w:hAnsi="Calibri" w:cs="Calibri"/>
                <w:noProof/>
                <w:sz w:val="20"/>
                <w:szCs w:val="20"/>
                <w:lang w:val="en-US"/>
              </w:rPr>
              <w:t>32</w:t>
            </w:r>
          </w:p>
        </w:tc>
        <w:tc>
          <w:tcPr>
            <w:tcW w:w="1327" w:type="dxa"/>
            <w:vAlign w:val="center"/>
          </w:tcPr>
          <w:p w14:paraId="0D7A3047" w14:textId="50A07036" w:rsidR="003D4A22" w:rsidRPr="000B3348" w:rsidRDefault="00210DF9" w:rsidP="00397336">
            <w:pPr>
              <w:pStyle w:val="NoSpacing"/>
              <w:spacing w:before="0"/>
              <w:jc w:val="center"/>
              <w:rPr>
                <w:rFonts w:ascii="Calibri" w:hAnsi="Calibri" w:cs="Calibri"/>
                <w:noProof/>
                <w:sz w:val="20"/>
                <w:szCs w:val="20"/>
                <w:highlight w:val="green"/>
                <w:lang w:val="en-US"/>
              </w:rPr>
            </w:pPr>
            <w:r w:rsidRPr="000B3348">
              <w:rPr>
                <w:rFonts w:ascii="Calibri" w:hAnsi="Calibri" w:cs="Calibri"/>
                <w:noProof/>
                <w:sz w:val="20"/>
                <w:szCs w:val="20"/>
                <w:lang w:val="en-US"/>
              </w:rPr>
              <w:t>105</w:t>
            </w:r>
          </w:p>
        </w:tc>
      </w:tr>
      <w:tr w:rsidR="003D4A22" w:rsidRPr="000B3348" w14:paraId="0D439B50" w14:textId="77777777" w:rsidTr="00547C97">
        <w:tc>
          <w:tcPr>
            <w:tcW w:w="985" w:type="dxa"/>
            <w:vAlign w:val="center"/>
          </w:tcPr>
          <w:p w14:paraId="0362B92D" w14:textId="34390638" w:rsidR="003D4A22" w:rsidRPr="000B3348" w:rsidRDefault="004E02AF"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Q</w:t>
            </w:r>
            <w:r w:rsidRPr="000B3348">
              <w:rPr>
                <w:rFonts w:ascii="Calibri" w:hAnsi="Calibri" w:cs="Calibri"/>
                <w:b/>
                <w:bCs/>
                <w:noProof/>
                <w:sz w:val="20"/>
                <w:szCs w:val="20"/>
                <w:vertAlign w:val="subscript"/>
                <w:lang w:val="en-US"/>
              </w:rPr>
              <w:t>s</w:t>
            </w:r>
          </w:p>
        </w:tc>
        <w:tc>
          <w:tcPr>
            <w:tcW w:w="1170" w:type="dxa"/>
            <w:vAlign w:val="center"/>
          </w:tcPr>
          <w:p w14:paraId="7D6693A3" w14:textId="7DF83515" w:rsidR="003D4A22" w:rsidRPr="000B3348" w:rsidRDefault="003D4A22"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17</w:t>
            </w:r>
            <w:r w:rsidR="005139EA" w:rsidRPr="000B3348">
              <w:rPr>
                <w:rFonts w:ascii="Calibri" w:hAnsi="Calibri" w:cs="Calibri"/>
                <w:noProof/>
                <w:sz w:val="20"/>
                <w:szCs w:val="20"/>
                <w:lang w:val="en-US"/>
              </w:rPr>
              <w:t>6</w:t>
            </w:r>
          </w:p>
        </w:tc>
        <w:tc>
          <w:tcPr>
            <w:tcW w:w="1440" w:type="dxa"/>
            <w:vAlign w:val="center"/>
          </w:tcPr>
          <w:p w14:paraId="633ADF6E" w14:textId="3351E3D5" w:rsidR="003D4A22" w:rsidRPr="000B3348" w:rsidRDefault="003D4A22"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13</w:t>
            </w:r>
            <w:r w:rsidR="005139EA" w:rsidRPr="000B3348">
              <w:rPr>
                <w:rFonts w:ascii="Calibri" w:hAnsi="Calibri" w:cs="Calibri"/>
                <w:noProof/>
                <w:sz w:val="20"/>
                <w:szCs w:val="20"/>
                <w:lang w:val="en-US"/>
              </w:rPr>
              <w:t>2</w:t>
            </w:r>
          </w:p>
        </w:tc>
        <w:tc>
          <w:tcPr>
            <w:tcW w:w="1620" w:type="dxa"/>
            <w:vAlign w:val="center"/>
          </w:tcPr>
          <w:p w14:paraId="649A6B88" w14:textId="20A9FED6" w:rsidR="003D4A22" w:rsidRPr="000B3348" w:rsidRDefault="003D4A22" w:rsidP="00397336">
            <w:pPr>
              <w:pStyle w:val="NoSpacing"/>
              <w:spacing w:before="0"/>
              <w:jc w:val="center"/>
              <w:rPr>
                <w:rFonts w:ascii="Calibri" w:hAnsi="Calibri" w:cs="Calibri"/>
                <w:noProof/>
                <w:sz w:val="20"/>
                <w:szCs w:val="20"/>
                <w:highlight w:val="green"/>
                <w:lang w:val="en-US"/>
              </w:rPr>
            </w:pPr>
            <w:r w:rsidRPr="000B3348">
              <w:rPr>
                <w:rFonts w:ascii="Calibri" w:hAnsi="Calibri" w:cs="Calibri"/>
                <w:noProof/>
                <w:sz w:val="20"/>
                <w:szCs w:val="20"/>
                <w:lang w:val="en-US"/>
              </w:rPr>
              <w:t>17</w:t>
            </w:r>
            <w:r w:rsidR="005139EA" w:rsidRPr="000B3348">
              <w:rPr>
                <w:rFonts w:ascii="Calibri" w:hAnsi="Calibri" w:cs="Calibri"/>
                <w:noProof/>
                <w:sz w:val="20"/>
                <w:szCs w:val="20"/>
                <w:lang w:val="en-US"/>
              </w:rPr>
              <w:t>6</w:t>
            </w:r>
          </w:p>
        </w:tc>
        <w:tc>
          <w:tcPr>
            <w:tcW w:w="1170" w:type="dxa"/>
            <w:vAlign w:val="center"/>
          </w:tcPr>
          <w:p w14:paraId="131C21D1" w14:textId="17916DC6" w:rsidR="003D4A22" w:rsidRPr="000B3348" w:rsidRDefault="004E02AF"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179</w:t>
            </w:r>
          </w:p>
        </w:tc>
        <w:tc>
          <w:tcPr>
            <w:tcW w:w="1350" w:type="dxa"/>
            <w:vAlign w:val="center"/>
          </w:tcPr>
          <w:p w14:paraId="394A077F" w14:textId="3AC0E33C" w:rsidR="003D4A22" w:rsidRPr="000B3348" w:rsidRDefault="00210DF9"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143</w:t>
            </w:r>
          </w:p>
        </w:tc>
        <w:tc>
          <w:tcPr>
            <w:tcW w:w="1327" w:type="dxa"/>
            <w:vAlign w:val="center"/>
          </w:tcPr>
          <w:p w14:paraId="680E724B" w14:textId="6B3174A9" w:rsidR="003D4A22" w:rsidRPr="000B3348" w:rsidRDefault="00210DF9" w:rsidP="00397336">
            <w:pPr>
              <w:pStyle w:val="NoSpacing"/>
              <w:spacing w:before="0"/>
              <w:jc w:val="center"/>
              <w:rPr>
                <w:rFonts w:ascii="Calibri" w:hAnsi="Calibri" w:cs="Calibri"/>
                <w:noProof/>
                <w:sz w:val="20"/>
                <w:szCs w:val="20"/>
                <w:highlight w:val="green"/>
                <w:lang w:val="en-US"/>
              </w:rPr>
            </w:pPr>
            <w:r w:rsidRPr="000B3348">
              <w:rPr>
                <w:rFonts w:ascii="Calibri" w:hAnsi="Calibri" w:cs="Calibri"/>
                <w:noProof/>
                <w:sz w:val="20"/>
                <w:szCs w:val="20"/>
                <w:lang w:val="en-US"/>
              </w:rPr>
              <w:t>178</w:t>
            </w:r>
          </w:p>
        </w:tc>
      </w:tr>
      <w:tr w:rsidR="003D4A22" w:rsidRPr="000B3348" w14:paraId="4AC13D2B" w14:textId="77777777" w:rsidTr="00547C97">
        <w:tc>
          <w:tcPr>
            <w:tcW w:w="985" w:type="dxa"/>
            <w:vAlign w:val="center"/>
          </w:tcPr>
          <w:p w14:paraId="75AA0D66" w14:textId="5C26B5BD" w:rsidR="003D4A22" w:rsidRPr="000B3348" w:rsidRDefault="004E02AF"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Q</w:t>
            </w:r>
            <w:r w:rsidRPr="000B3348">
              <w:rPr>
                <w:rFonts w:ascii="Calibri" w:hAnsi="Calibri" w:cs="Calibri"/>
                <w:b/>
                <w:bCs/>
                <w:noProof/>
                <w:sz w:val="20"/>
                <w:szCs w:val="20"/>
                <w:vertAlign w:val="subscript"/>
                <w:lang w:val="en-US"/>
              </w:rPr>
              <w:t>p</w:t>
            </w:r>
            <w:r w:rsidRPr="000B3348">
              <w:rPr>
                <w:rFonts w:ascii="Calibri" w:hAnsi="Calibri" w:cs="Calibri"/>
                <w:b/>
                <w:bCs/>
                <w:noProof/>
                <w:sz w:val="20"/>
                <w:szCs w:val="20"/>
                <w:lang w:val="en-US"/>
              </w:rPr>
              <w:t>/Q</w:t>
            </w:r>
            <w:r w:rsidRPr="000B3348">
              <w:rPr>
                <w:rFonts w:ascii="Calibri" w:hAnsi="Calibri" w:cs="Calibri"/>
                <w:b/>
                <w:bCs/>
                <w:noProof/>
                <w:sz w:val="20"/>
                <w:szCs w:val="20"/>
                <w:vertAlign w:val="subscript"/>
                <w:lang w:val="en-US"/>
              </w:rPr>
              <w:t>s</w:t>
            </w:r>
          </w:p>
        </w:tc>
        <w:tc>
          <w:tcPr>
            <w:tcW w:w="1170" w:type="dxa"/>
            <w:vAlign w:val="center"/>
          </w:tcPr>
          <w:p w14:paraId="17D0EAE2" w14:textId="5398CD77" w:rsidR="003D4A22" w:rsidRPr="000B3348" w:rsidRDefault="00B223FB"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1.0</w:t>
            </w:r>
          </w:p>
        </w:tc>
        <w:tc>
          <w:tcPr>
            <w:tcW w:w="1440" w:type="dxa"/>
            <w:vAlign w:val="center"/>
          </w:tcPr>
          <w:p w14:paraId="44CF9813" w14:textId="0CC21DB0" w:rsidR="003D4A22" w:rsidRPr="000B3348" w:rsidRDefault="005139EA"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0.95</w:t>
            </w:r>
          </w:p>
        </w:tc>
        <w:tc>
          <w:tcPr>
            <w:tcW w:w="1620" w:type="dxa"/>
            <w:vAlign w:val="center"/>
          </w:tcPr>
          <w:p w14:paraId="6B09DEAD" w14:textId="459047F3" w:rsidR="003D4A22" w:rsidRPr="000B3348" w:rsidRDefault="005139EA" w:rsidP="00397336">
            <w:pPr>
              <w:pStyle w:val="NoSpacing"/>
              <w:spacing w:before="0"/>
              <w:jc w:val="center"/>
              <w:rPr>
                <w:rFonts w:ascii="Calibri" w:hAnsi="Calibri" w:cs="Calibri"/>
                <w:noProof/>
                <w:sz w:val="20"/>
                <w:szCs w:val="20"/>
                <w:highlight w:val="green"/>
                <w:lang w:val="en-US"/>
              </w:rPr>
            </w:pPr>
            <w:r w:rsidRPr="000B3348">
              <w:rPr>
                <w:rFonts w:ascii="Calibri" w:hAnsi="Calibri" w:cs="Calibri"/>
                <w:noProof/>
                <w:sz w:val="20"/>
                <w:szCs w:val="20"/>
                <w:lang w:val="en-US"/>
              </w:rPr>
              <w:t>0.57</w:t>
            </w:r>
          </w:p>
        </w:tc>
        <w:tc>
          <w:tcPr>
            <w:tcW w:w="1170" w:type="dxa"/>
            <w:vAlign w:val="center"/>
          </w:tcPr>
          <w:p w14:paraId="74B08184" w14:textId="769714B2" w:rsidR="003D4A22" w:rsidRPr="000B3348" w:rsidRDefault="00210DF9"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1.0</w:t>
            </w:r>
          </w:p>
        </w:tc>
        <w:tc>
          <w:tcPr>
            <w:tcW w:w="1350" w:type="dxa"/>
            <w:vAlign w:val="center"/>
          </w:tcPr>
          <w:p w14:paraId="326589BC" w14:textId="1A292DC4" w:rsidR="003D4A22" w:rsidRPr="000B3348" w:rsidRDefault="00210DF9"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0.92</w:t>
            </w:r>
          </w:p>
        </w:tc>
        <w:tc>
          <w:tcPr>
            <w:tcW w:w="1327" w:type="dxa"/>
            <w:vAlign w:val="center"/>
          </w:tcPr>
          <w:p w14:paraId="7C61B09C" w14:textId="0291FE97" w:rsidR="003D4A22" w:rsidRPr="000B3348" w:rsidRDefault="00210DF9" w:rsidP="00397336">
            <w:pPr>
              <w:pStyle w:val="NoSpacing"/>
              <w:spacing w:before="0"/>
              <w:jc w:val="center"/>
              <w:rPr>
                <w:rFonts w:ascii="Calibri" w:hAnsi="Calibri" w:cs="Calibri"/>
                <w:noProof/>
                <w:sz w:val="20"/>
                <w:szCs w:val="20"/>
                <w:highlight w:val="green"/>
                <w:lang w:val="en-US"/>
              </w:rPr>
            </w:pPr>
            <w:r w:rsidRPr="000B3348">
              <w:rPr>
                <w:rFonts w:ascii="Calibri" w:hAnsi="Calibri" w:cs="Calibri"/>
                <w:noProof/>
                <w:sz w:val="20"/>
                <w:szCs w:val="20"/>
                <w:lang w:val="en-US"/>
              </w:rPr>
              <w:t>0.59</w:t>
            </w:r>
          </w:p>
        </w:tc>
      </w:tr>
      <w:tr w:rsidR="003D4A22" w:rsidRPr="000B3348" w14:paraId="444B97F9" w14:textId="77777777" w:rsidTr="00547C97">
        <w:tc>
          <w:tcPr>
            <w:tcW w:w="985" w:type="dxa"/>
            <w:vAlign w:val="center"/>
          </w:tcPr>
          <w:p w14:paraId="7254750F" w14:textId="53182DFA" w:rsidR="003D4A22" w:rsidRPr="000B3348" w:rsidRDefault="004E02AF"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TPG</w:t>
            </w:r>
          </w:p>
        </w:tc>
        <w:tc>
          <w:tcPr>
            <w:tcW w:w="1170" w:type="dxa"/>
            <w:vAlign w:val="center"/>
          </w:tcPr>
          <w:p w14:paraId="2D1BA382" w14:textId="32039FA5" w:rsidR="003D4A22" w:rsidRPr="000B3348" w:rsidRDefault="00B223FB"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34</w:t>
            </w:r>
          </w:p>
        </w:tc>
        <w:tc>
          <w:tcPr>
            <w:tcW w:w="1440" w:type="dxa"/>
            <w:vAlign w:val="center"/>
          </w:tcPr>
          <w:p w14:paraId="185C6AA6" w14:textId="34573C87" w:rsidR="003D4A22" w:rsidRPr="000B3348" w:rsidRDefault="005139EA"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48</w:t>
            </w:r>
          </w:p>
        </w:tc>
        <w:tc>
          <w:tcPr>
            <w:tcW w:w="1620" w:type="dxa"/>
            <w:vAlign w:val="center"/>
          </w:tcPr>
          <w:p w14:paraId="2C743387" w14:textId="1BA41CD7" w:rsidR="003D4A22" w:rsidRPr="000B3348" w:rsidRDefault="005139EA" w:rsidP="00397336">
            <w:pPr>
              <w:pStyle w:val="NoSpacing"/>
              <w:spacing w:before="0"/>
              <w:jc w:val="center"/>
              <w:rPr>
                <w:rFonts w:ascii="Calibri" w:hAnsi="Calibri" w:cs="Calibri"/>
                <w:noProof/>
                <w:sz w:val="20"/>
                <w:szCs w:val="20"/>
                <w:highlight w:val="green"/>
                <w:lang w:val="en-US"/>
              </w:rPr>
            </w:pPr>
            <w:r w:rsidRPr="000B3348">
              <w:rPr>
                <w:rFonts w:ascii="Calibri" w:hAnsi="Calibri" w:cs="Calibri"/>
                <w:noProof/>
                <w:sz w:val="20"/>
                <w:szCs w:val="20"/>
                <w:lang w:val="en-US"/>
              </w:rPr>
              <w:t>36</w:t>
            </w:r>
          </w:p>
        </w:tc>
        <w:tc>
          <w:tcPr>
            <w:tcW w:w="1170" w:type="dxa"/>
            <w:vAlign w:val="center"/>
          </w:tcPr>
          <w:p w14:paraId="00E997FD" w14:textId="2A17B174" w:rsidR="003D4A22" w:rsidRPr="000B3348" w:rsidRDefault="006D2319"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35</w:t>
            </w:r>
          </w:p>
        </w:tc>
        <w:tc>
          <w:tcPr>
            <w:tcW w:w="1350" w:type="dxa"/>
            <w:vAlign w:val="center"/>
          </w:tcPr>
          <w:p w14:paraId="1C788580" w14:textId="76EE4D5B" w:rsidR="003D4A22" w:rsidRPr="000B3348" w:rsidRDefault="006D2319"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47</w:t>
            </w:r>
          </w:p>
        </w:tc>
        <w:tc>
          <w:tcPr>
            <w:tcW w:w="1327" w:type="dxa"/>
            <w:vAlign w:val="center"/>
          </w:tcPr>
          <w:p w14:paraId="56A64901" w14:textId="0A3CC21C" w:rsidR="003D4A22" w:rsidRPr="000B3348" w:rsidRDefault="006D2319"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37</w:t>
            </w:r>
          </w:p>
        </w:tc>
      </w:tr>
      <w:tr w:rsidR="003D4A22" w:rsidRPr="000B3348" w14:paraId="71701D04" w14:textId="77777777" w:rsidTr="00547C97">
        <w:tc>
          <w:tcPr>
            <w:tcW w:w="985" w:type="dxa"/>
            <w:vAlign w:val="center"/>
          </w:tcPr>
          <w:p w14:paraId="2311FD35" w14:textId="13CF45CE" w:rsidR="003D4A22" w:rsidRPr="000B3348" w:rsidRDefault="00B223FB"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PVR</w:t>
            </w:r>
          </w:p>
        </w:tc>
        <w:tc>
          <w:tcPr>
            <w:tcW w:w="1170" w:type="dxa"/>
            <w:vAlign w:val="center"/>
          </w:tcPr>
          <w:p w14:paraId="042B9441" w14:textId="1F89CE19" w:rsidR="003D4A22" w:rsidRPr="000B3348" w:rsidRDefault="00B223FB"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0.19</w:t>
            </w:r>
          </w:p>
        </w:tc>
        <w:tc>
          <w:tcPr>
            <w:tcW w:w="1440" w:type="dxa"/>
            <w:vAlign w:val="center"/>
          </w:tcPr>
          <w:p w14:paraId="16E3255B" w14:textId="64EE6DDC" w:rsidR="003D4A22" w:rsidRPr="000B3348" w:rsidRDefault="005139EA"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0.38</w:t>
            </w:r>
          </w:p>
        </w:tc>
        <w:tc>
          <w:tcPr>
            <w:tcW w:w="1620" w:type="dxa"/>
            <w:vAlign w:val="center"/>
          </w:tcPr>
          <w:p w14:paraId="231CE030" w14:textId="6A31B410" w:rsidR="003D4A22" w:rsidRPr="000B3348" w:rsidRDefault="005139EA"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0.36</w:t>
            </w:r>
          </w:p>
        </w:tc>
        <w:tc>
          <w:tcPr>
            <w:tcW w:w="1170" w:type="dxa"/>
            <w:vAlign w:val="center"/>
          </w:tcPr>
          <w:p w14:paraId="25D159E5" w14:textId="6B7CB52D" w:rsidR="003D4A22" w:rsidRPr="000B3348" w:rsidRDefault="006D2319"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0.19</w:t>
            </w:r>
          </w:p>
        </w:tc>
        <w:tc>
          <w:tcPr>
            <w:tcW w:w="1350" w:type="dxa"/>
            <w:vAlign w:val="center"/>
          </w:tcPr>
          <w:p w14:paraId="6B727277" w14:textId="223CAC3D" w:rsidR="003D4A22" w:rsidRPr="000B3348" w:rsidRDefault="006D2319"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0.36</w:t>
            </w:r>
          </w:p>
        </w:tc>
        <w:tc>
          <w:tcPr>
            <w:tcW w:w="1327" w:type="dxa"/>
            <w:vAlign w:val="center"/>
          </w:tcPr>
          <w:p w14:paraId="209E3BFD" w14:textId="07213FFC" w:rsidR="003D4A22" w:rsidRPr="000B3348" w:rsidRDefault="006D2319"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0.37</w:t>
            </w:r>
          </w:p>
        </w:tc>
      </w:tr>
      <w:tr w:rsidR="00652D1C" w:rsidRPr="000B3348" w14:paraId="5A9A29EB" w14:textId="77777777" w:rsidTr="00547C97">
        <w:tc>
          <w:tcPr>
            <w:tcW w:w="985" w:type="dxa"/>
            <w:vAlign w:val="center"/>
          </w:tcPr>
          <w:p w14:paraId="06490DB2" w14:textId="37F62B80" w:rsidR="00652D1C" w:rsidRPr="000B3348" w:rsidRDefault="00E12616" w:rsidP="00E12616">
            <w:pPr>
              <w:pStyle w:val="NoSpacing"/>
              <w:spacing w:before="0"/>
              <w:jc w:val="center"/>
              <w:rPr>
                <w:rFonts w:ascii="Calibri" w:hAnsi="Calibri" w:cs="Calibri"/>
                <w:b/>
                <w:bCs/>
                <w:noProof/>
                <w:sz w:val="20"/>
                <w:szCs w:val="20"/>
              </w:rPr>
            </w:pPr>
            <w:r w:rsidRPr="000B3348">
              <w:rPr>
                <w:rFonts w:ascii="Calibri" w:hAnsi="Calibri" w:cs="Calibri"/>
                <w:b/>
                <w:bCs/>
                <w:noProof/>
                <w:sz w:val="20"/>
                <w:szCs w:val="20"/>
              </w:rPr>
              <w:t>RVP</w:t>
            </w:r>
          </w:p>
        </w:tc>
        <w:tc>
          <w:tcPr>
            <w:tcW w:w="1170" w:type="dxa"/>
            <w:vAlign w:val="center"/>
          </w:tcPr>
          <w:p w14:paraId="3B9F1000" w14:textId="6E1F8072" w:rsidR="00652D1C"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58/7</w:t>
            </w:r>
          </w:p>
        </w:tc>
        <w:tc>
          <w:tcPr>
            <w:tcW w:w="1440" w:type="dxa"/>
            <w:vAlign w:val="center"/>
          </w:tcPr>
          <w:p w14:paraId="60359B87" w14:textId="5723E2FC" w:rsidR="00652D1C"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70/8</w:t>
            </w:r>
          </w:p>
        </w:tc>
        <w:tc>
          <w:tcPr>
            <w:tcW w:w="1620" w:type="dxa"/>
            <w:vAlign w:val="center"/>
          </w:tcPr>
          <w:p w14:paraId="039C677C" w14:textId="3CCDF249" w:rsidR="00652D1C"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60/7</w:t>
            </w:r>
          </w:p>
        </w:tc>
        <w:tc>
          <w:tcPr>
            <w:tcW w:w="1170" w:type="dxa"/>
            <w:vAlign w:val="center"/>
          </w:tcPr>
          <w:p w14:paraId="223AA091" w14:textId="3A798E23" w:rsidR="00652D1C" w:rsidRPr="000B3348" w:rsidRDefault="006D2319"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55/7</w:t>
            </w:r>
          </w:p>
        </w:tc>
        <w:tc>
          <w:tcPr>
            <w:tcW w:w="1350" w:type="dxa"/>
            <w:vAlign w:val="center"/>
          </w:tcPr>
          <w:p w14:paraId="3E2EAE12" w14:textId="1B3DC27A" w:rsidR="00652D1C" w:rsidRPr="000B3348" w:rsidRDefault="006D2319"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68/7</w:t>
            </w:r>
          </w:p>
        </w:tc>
        <w:tc>
          <w:tcPr>
            <w:tcW w:w="1327" w:type="dxa"/>
            <w:vAlign w:val="center"/>
          </w:tcPr>
          <w:p w14:paraId="1FD8C8C0" w14:textId="165BC90C" w:rsidR="00652D1C" w:rsidRPr="000B3348" w:rsidRDefault="006D2319"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63/8</w:t>
            </w:r>
          </w:p>
        </w:tc>
      </w:tr>
      <w:tr w:rsidR="00E12616" w:rsidRPr="000B3348" w14:paraId="1B0B1C8D" w14:textId="77777777" w:rsidTr="00547C97">
        <w:tc>
          <w:tcPr>
            <w:tcW w:w="985" w:type="dxa"/>
            <w:vAlign w:val="center"/>
          </w:tcPr>
          <w:p w14:paraId="283F94F4" w14:textId="7D3FA59F" w:rsidR="00E12616" w:rsidRPr="000B3348" w:rsidRDefault="00E12616" w:rsidP="00E12616">
            <w:pPr>
              <w:pStyle w:val="NoSpacing"/>
              <w:spacing w:before="0"/>
              <w:jc w:val="center"/>
              <w:rPr>
                <w:rFonts w:ascii="Calibri" w:hAnsi="Calibri" w:cs="Calibri"/>
                <w:b/>
                <w:bCs/>
                <w:noProof/>
                <w:sz w:val="20"/>
                <w:szCs w:val="20"/>
              </w:rPr>
            </w:pPr>
            <w:r w:rsidRPr="000B3348">
              <w:rPr>
                <w:rFonts w:ascii="Calibri" w:hAnsi="Calibri" w:cs="Calibri"/>
                <w:b/>
                <w:bCs/>
                <w:noProof/>
                <w:sz w:val="20"/>
                <w:szCs w:val="20"/>
              </w:rPr>
              <w:t>LVP</w:t>
            </w:r>
          </w:p>
        </w:tc>
        <w:tc>
          <w:tcPr>
            <w:tcW w:w="1170" w:type="dxa"/>
            <w:vAlign w:val="center"/>
          </w:tcPr>
          <w:p w14:paraId="2A4226EA" w14:textId="4840C5B0" w:rsidR="00E12616"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64/6</w:t>
            </w:r>
          </w:p>
        </w:tc>
        <w:tc>
          <w:tcPr>
            <w:tcW w:w="1440" w:type="dxa"/>
            <w:vAlign w:val="center"/>
          </w:tcPr>
          <w:p w14:paraId="46DBA36B" w14:textId="412FCB00" w:rsidR="00E12616"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50/6</w:t>
            </w:r>
          </w:p>
        </w:tc>
        <w:tc>
          <w:tcPr>
            <w:tcW w:w="1620" w:type="dxa"/>
            <w:vAlign w:val="center"/>
          </w:tcPr>
          <w:p w14:paraId="7319137D" w14:textId="502A3FF2" w:rsidR="00E12616"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60/6</w:t>
            </w:r>
          </w:p>
        </w:tc>
        <w:tc>
          <w:tcPr>
            <w:tcW w:w="1170" w:type="dxa"/>
            <w:vAlign w:val="center"/>
          </w:tcPr>
          <w:p w14:paraId="240D9786" w14:textId="7BA48BF6" w:rsidR="00E12616" w:rsidRPr="000B3348" w:rsidRDefault="006D2319"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63/6</w:t>
            </w:r>
          </w:p>
        </w:tc>
        <w:tc>
          <w:tcPr>
            <w:tcW w:w="1350" w:type="dxa"/>
            <w:vAlign w:val="center"/>
          </w:tcPr>
          <w:p w14:paraId="387AC5EC" w14:textId="51502CB0" w:rsidR="00E12616" w:rsidRPr="000B3348" w:rsidRDefault="006D2319"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51/6</w:t>
            </w:r>
          </w:p>
        </w:tc>
        <w:tc>
          <w:tcPr>
            <w:tcW w:w="1327" w:type="dxa"/>
            <w:vAlign w:val="center"/>
          </w:tcPr>
          <w:p w14:paraId="5907CB32" w14:textId="47D2E211" w:rsidR="00E12616" w:rsidRPr="000B3348" w:rsidRDefault="006D2319"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63/6</w:t>
            </w:r>
          </w:p>
        </w:tc>
      </w:tr>
      <w:tr w:rsidR="00E12616" w:rsidRPr="000B3348" w14:paraId="3BD14C19" w14:textId="77777777" w:rsidTr="00547C97">
        <w:tc>
          <w:tcPr>
            <w:tcW w:w="985" w:type="dxa"/>
            <w:vAlign w:val="center"/>
          </w:tcPr>
          <w:p w14:paraId="0EAE788E" w14:textId="7F17D889" w:rsidR="00E12616" w:rsidRPr="000B3348" w:rsidRDefault="00E12616" w:rsidP="00E12616">
            <w:pPr>
              <w:pStyle w:val="NoSpacing"/>
              <w:spacing w:before="0"/>
              <w:jc w:val="center"/>
              <w:rPr>
                <w:rFonts w:ascii="Calibri" w:hAnsi="Calibri" w:cs="Calibri"/>
                <w:b/>
                <w:bCs/>
                <w:noProof/>
                <w:sz w:val="20"/>
                <w:szCs w:val="20"/>
              </w:rPr>
            </w:pPr>
            <w:r w:rsidRPr="000B3348">
              <w:rPr>
                <w:rFonts w:ascii="Calibri" w:hAnsi="Calibri" w:cs="Calibri"/>
                <w:b/>
                <w:bCs/>
                <w:noProof/>
                <w:sz w:val="20"/>
                <w:szCs w:val="20"/>
              </w:rPr>
              <w:t>PAP</w:t>
            </w:r>
          </w:p>
        </w:tc>
        <w:tc>
          <w:tcPr>
            <w:tcW w:w="1170" w:type="dxa"/>
            <w:vAlign w:val="center"/>
          </w:tcPr>
          <w:p w14:paraId="56538712" w14:textId="53F4DDAF" w:rsidR="00E12616"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58/28</w:t>
            </w:r>
          </w:p>
        </w:tc>
        <w:tc>
          <w:tcPr>
            <w:tcW w:w="1440" w:type="dxa"/>
            <w:vAlign w:val="center"/>
          </w:tcPr>
          <w:p w14:paraId="5D71B32D" w14:textId="2C62530C" w:rsidR="00E12616"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70/38</w:t>
            </w:r>
          </w:p>
        </w:tc>
        <w:tc>
          <w:tcPr>
            <w:tcW w:w="1620" w:type="dxa"/>
            <w:vAlign w:val="center"/>
          </w:tcPr>
          <w:p w14:paraId="6DF3A5EE" w14:textId="3A1AAAE3" w:rsidR="00E12616"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60/30</w:t>
            </w:r>
          </w:p>
        </w:tc>
        <w:tc>
          <w:tcPr>
            <w:tcW w:w="1170" w:type="dxa"/>
            <w:vAlign w:val="center"/>
          </w:tcPr>
          <w:p w14:paraId="37317A79" w14:textId="03B16B38" w:rsidR="00E12616" w:rsidRPr="000B3348" w:rsidRDefault="006D2319"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60/30</w:t>
            </w:r>
          </w:p>
        </w:tc>
        <w:tc>
          <w:tcPr>
            <w:tcW w:w="1350" w:type="dxa"/>
            <w:vAlign w:val="center"/>
          </w:tcPr>
          <w:p w14:paraId="003433BA" w14:textId="493E36F6" w:rsidR="00E12616" w:rsidRPr="000B3348" w:rsidRDefault="006D2319"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72/39</w:t>
            </w:r>
          </w:p>
        </w:tc>
        <w:tc>
          <w:tcPr>
            <w:tcW w:w="1327" w:type="dxa"/>
            <w:vAlign w:val="center"/>
          </w:tcPr>
          <w:p w14:paraId="6DB109C9" w14:textId="3C0A5C46" w:rsidR="00E12616" w:rsidRPr="000B3348" w:rsidRDefault="006D2319"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63/32</w:t>
            </w:r>
          </w:p>
        </w:tc>
      </w:tr>
      <w:tr w:rsidR="00E12616" w:rsidRPr="000B3348" w14:paraId="7FBB676E" w14:textId="77777777" w:rsidTr="00547C97">
        <w:tc>
          <w:tcPr>
            <w:tcW w:w="985" w:type="dxa"/>
            <w:vAlign w:val="center"/>
          </w:tcPr>
          <w:p w14:paraId="1A2460E2" w14:textId="377C2D83" w:rsidR="00E12616" w:rsidRPr="000B3348" w:rsidRDefault="00E12616" w:rsidP="00E12616">
            <w:pPr>
              <w:pStyle w:val="NoSpacing"/>
              <w:spacing w:before="0"/>
              <w:jc w:val="center"/>
              <w:rPr>
                <w:rFonts w:ascii="Calibri" w:hAnsi="Calibri" w:cs="Calibri"/>
                <w:b/>
                <w:bCs/>
                <w:noProof/>
                <w:sz w:val="20"/>
                <w:szCs w:val="20"/>
              </w:rPr>
            </w:pPr>
            <w:r w:rsidRPr="000B3348">
              <w:rPr>
                <w:rFonts w:ascii="Calibri" w:hAnsi="Calibri" w:cs="Calibri"/>
                <w:b/>
                <w:bCs/>
                <w:noProof/>
                <w:sz w:val="20"/>
                <w:szCs w:val="20"/>
              </w:rPr>
              <w:t>ABP</w:t>
            </w:r>
          </w:p>
        </w:tc>
        <w:tc>
          <w:tcPr>
            <w:tcW w:w="1170" w:type="dxa"/>
            <w:vAlign w:val="center"/>
          </w:tcPr>
          <w:p w14:paraId="00A57D92" w14:textId="06837EF3" w:rsidR="00E12616"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64/32</w:t>
            </w:r>
          </w:p>
        </w:tc>
        <w:tc>
          <w:tcPr>
            <w:tcW w:w="1440" w:type="dxa"/>
            <w:vAlign w:val="center"/>
          </w:tcPr>
          <w:p w14:paraId="67CEF7BE" w14:textId="727880E0" w:rsidR="00E12616"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50/24</w:t>
            </w:r>
          </w:p>
        </w:tc>
        <w:tc>
          <w:tcPr>
            <w:tcW w:w="1620" w:type="dxa"/>
            <w:vAlign w:val="center"/>
          </w:tcPr>
          <w:p w14:paraId="0A032C96" w14:textId="1B65E517" w:rsidR="00E12616"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60/30</w:t>
            </w:r>
          </w:p>
        </w:tc>
        <w:tc>
          <w:tcPr>
            <w:tcW w:w="1170" w:type="dxa"/>
            <w:vAlign w:val="center"/>
          </w:tcPr>
          <w:p w14:paraId="36D23F66" w14:textId="699497AF" w:rsidR="00E12616" w:rsidRPr="000B3348" w:rsidRDefault="00665034"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63/31</w:t>
            </w:r>
          </w:p>
        </w:tc>
        <w:tc>
          <w:tcPr>
            <w:tcW w:w="1350" w:type="dxa"/>
            <w:vAlign w:val="center"/>
          </w:tcPr>
          <w:p w14:paraId="3AD6FBC7" w14:textId="4002C341" w:rsidR="00E12616" w:rsidRPr="000B3348" w:rsidRDefault="00665034"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52/26</w:t>
            </w:r>
          </w:p>
        </w:tc>
        <w:tc>
          <w:tcPr>
            <w:tcW w:w="1327" w:type="dxa"/>
            <w:vAlign w:val="center"/>
          </w:tcPr>
          <w:p w14:paraId="6485E552" w14:textId="00F43A02" w:rsidR="00E12616" w:rsidRPr="000B3348" w:rsidRDefault="00665034"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61/3</w:t>
            </w:r>
            <w:r w:rsidR="00AD2C97" w:rsidRPr="000B3348">
              <w:rPr>
                <w:rFonts w:ascii="Calibri" w:hAnsi="Calibri" w:cs="Calibri"/>
                <w:noProof/>
                <w:sz w:val="20"/>
                <w:szCs w:val="20"/>
              </w:rPr>
              <w:t>1</w:t>
            </w:r>
          </w:p>
        </w:tc>
      </w:tr>
    </w:tbl>
    <w:p w14:paraId="211BBCDB" w14:textId="02C11467" w:rsidR="003D4A22" w:rsidRPr="000B3348" w:rsidRDefault="003D4A22" w:rsidP="00E26FD8">
      <w:pPr>
        <w:pStyle w:val="NoSpacing"/>
        <w:jc w:val="both"/>
        <w:rPr>
          <w:rFonts w:ascii="Calibri" w:hAnsi="Calibri" w:cs="Calibri"/>
          <w:noProof/>
          <w:sz w:val="16"/>
          <w:szCs w:val="16"/>
        </w:rPr>
      </w:pPr>
      <w:r w:rsidRPr="000B3348">
        <w:rPr>
          <w:rFonts w:ascii="Calibri" w:hAnsi="Calibri" w:cs="Calibri"/>
          <w:b/>
          <w:bCs/>
          <w:noProof/>
          <w:sz w:val="16"/>
          <w:szCs w:val="16"/>
        </w:rPr>
        <w:t>Table 4.</w:t>
      </w:r>
      <w:r w:rsidR="00397336" w:rsidRPr="000B3348">
        <w:rPr>
          <w:rFonts w:ascii="Calibri" w:hAnsi="Calibri" w:cs="Calibri"/>
          <w:b/>
          <w:bCs/>
          <w:noProof/>
          <w:sz w:val="16"/>
          <w:szCs w:val="16"/>
        </w:rPr>
        <w:t xml:space="preserve"> </w:t>
      </w:r>
      <w:r w:rsidR="00397336" w:rsidRPr="000B3348">
        <w:rPr>
          <w:rFonts w:ascii="Calibri" w:hAnsi="Calibri" w:cs="Calibri"/>
          <w:noProof/>
          <w:sz w:val="16"/>
          <w:szCs w:val="16"/>
        </w:rPr>
        <w:t xml:space="preserve">Target data from Jones et </w:t>
      </w:r>
      <w:r w:rsidR="00397336" w:rsidRPr="000B3348">
        <w:rPr>
          <w:rFonts w:ascii="Calibri" w:hAnsi="Calibri" w:cs="Calibri"/>
          <w:noProof/>
          <w:color w:val="000000" w:themeColor="text1"/>
          <w:sz w:val="16"/>
          <w:szCs w:val="16"/>
        </w:rPr>
        <w:t>al.</w:t>
      </w:r>
      <w:r w:rsidR="004471B3" w:rsidRPr="000B3348">
        <w:rPr>
          <w:rFonts w:ascii="Calibri" w:hAnsi="Calibri" w:cs="Calibri"/>
          <w:noProof/>
          <w:color w:val="000000" w:themeColor="text1"/>
          <w:sz w:val="16"/>
          <w:szCs w:val="16"/>
        </w:rPr>
        <w:t xml:space="preserve"> </w:t>
      </w:r>
      <w:r w:rsidR="004471B3" w:rsidRPr="000B3348">
        <w:rPr>
          <w:rFonts w:ascii="Calibri" w:hAnsi="Calibri" w:cs="Calibri"/>
          <w:noProof/>
          <w:color w:val="000000" w:themeColor="text1"/>
          <w:sz w:val="16"/>
          <w:szCs w:val="16"/>
        </w:rPr>
        <w:fldChar w:fldCharType="begin">
          <w:fldData xml:space="preserve">PEVuZE5vdGU+PENpdGU+PEF1dGhvcj5Kb25lczwvQXV0aG9yPjxZZWFyPjIwMjI8L1llYXI+PFJl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</w:fldData>
        </w:fldChar>
      </w:r>
      <w:r w:rsidR="00EE7490" w:rsidRPr="000B3348">
        <w:rPr>
          <w:rFonts w:ascii="Calibri" w:hAnsi="Calibri" w:cs="Calibri"/>
          <w:noProof/>
          <w:color w:val="000000" w:themeColor="text1"/>
          <w:sz w:val="16"/>
          <w:szCs w:val="16"/>
        </w:rPr>
        <w:instrText xml:space="preserve"> ADDIN EN.CITE </w:instrText>
      </w:r>
      <w:r w:rsidR="00EE7490" w:rsidRPr="000B3348">
        <w:rPr>
          <w:rFonts w:ascii="Calibri" w:hAnsi="Calibri" w:cs="Calibri"/>
          <w:noProof/>
          <w:color w:val="000000" w:themeColor="text1"/>
          <w:sz w:val="16"/>
          <w:szCs w:val="16"/>
        </w:rPr>
        <w:fldChar w:fldCharType="begin">
          <w:fldData xml:space="preserve">PEVuZE5vdGU+PENpdGU+PEF1dGhvcj5Kb25lczwvQXV0aG9yPjxZZWFyPjIwMjI8L1llYXI+PFJl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</w:fldData>
        </w:fldChar>
      </w:r>
      <w:r w:rsidR="00EE7490" w:rsidRPr="000B3348">
        <w:rPr>
          <w:rFonts w:ascii="Calibri" w:hAnsi="Calibri" w:cs="Calibri"/>
          <w:noProof/>
          <w:color w:val="000000" w:themeColor="text1"/>
          <w:sz w:val="16"/>
          <w:szCs w:val="16"/>
        </w:rPr>
        <w:instrText xml:space="preserve"> ADDIN EN.CITE.DATA </w:instrText>
      </w:r>
      <w:r w:rsidR="00EE7490" w:rsidRPr="000B3348">
        <w:rPr>
          <w:rFonts w:ascii="Calibri" w:hAnsi="Calibri" w:cs="Calibri"/>
          <w:noProof/>
          <w:color w:val="000000" w:themeColor="text1"/>
          <w:sz w:val="16"/>
          <w:szCs w:val="16"/>
        </w:rPr>
      </w:r>
      <w:r w:rsidR="00EE7490" w:rsidRPr="000B3348">
        <w:rPr>
          <w:rFonts w:ascii="Calibri" w:hAnsi="Calibri" w:cs="Calibri"/>
          <w:noProof/>
          <w:color w:val="000000" w:themeColor="text1"/>
          <w:sz w:val="16"/>
          <w:szCs w:val="16"/>
        </w:rPr>
        <w:fldChar w:fldCharType="end"/>
      </w:r>
      <w:r w:rsidR="004471B3" w:rsidRPr="000B3348">
        <w:rPr>
          <w:rFonts w:ascii="Calibri" w:hAnsi="Calibri" w:cs="Calibri"/>
          <w:noProof/>
          <w:color w:val="000000" w:themeColor="text1"/>
          <w:sz w:val="16"/>
          <w:szCs w:val="16"/>
        </w:rPr>
      </w:r>
      <w:r w:rsidR="004471B3" w:rsidRPr="000B3348">
        <w:rPr>
          <w:rFonts w:ascii="Calibri" w:hAnsi="Calibri" w:cs="Calibri"/>
          <w:noProof/>
          <w:color w:val="000000" w:themeColor="text1"/>
          <w:sz w:val="16"/>
          <w:szCs w:val="16"/>
        </w:rPr>
        <w:fldChar w:fldCharType="separate"/>
      </w:r>
      <w:r w:rsidR="00EE7490" w:rsidRPr="000B3348">
        <w:rPr>
          <w:rFonts w:ascii="Calibri" w:hAnsi="Calibri" w:cs="Calibri"/>
          <w:noProof/>
          <w:color w:val="000000" w:themeColor="text1"/>
          <w:sz w:val="16"/>
          <w:szCs w:val="16"/>
        </w:rPr>
        <w:t>[23]</w:t>
      </w:r>
      <w:r w:rsidR="004471B3" w:rsidRPr="000B3348">
        <w:rPr>
          <w:rFonts w:ascii="Calibri" w:hAnsi="Calibri" w:cs="Calibri"/>
          <w:noProof/>
          <w:color w:val="000000" w:themeColor="text1"/>
          <w:sz w:val="16"/>
          <w:szCs w:val="16"/>
        </w:rPr>
        <w:fldChar w:fldCharType="end"/>
      </w:r>
      <w:r w:rsidR="004471B3" w:rsidRPr="000B3348">
        <w:rPr>
          <w:rFonts w:ascii="Calibri" w:hAnsi="Calibri" w:cs="Calibri"/>
          <w:noProof/>
          <w:color w:val="000000" w:themeColor="text1"/>
          <w:sz w:val="16"/>
          <w:szCs w:val="16"/>
        </w:rPr>
        <w:t xml:space="preserve"> </w:t>
      </w:r>
      <w:r w:rsidR="00397336" w:rsidRPr="000B3348">
        <w:rPr>
          <w:rFonts w:ascii="Calibri" w:hAnsi="Calibri" w:cs="Calibri"/>
          <w:noProof/>
          <w:color w:val="000000" w:themeColor="text1"/>
          <w:sz w:val="16"/>
          <w:szCs w:val="16"/>
        </w:rPr>
        <w:t xml:space="preserve">and </w:t>
      </w:r>
      <w:r w:rsidR="00397336" w:rsidRPr="000B3348">
        <w:rPr>
          <w:rFonts w:ascii="Calibri" w:hAnsi="Calibri" w:cs="Calibri"/>
          <w:noProof/>
          <w:sz w:val="16"/>
          <w:szCs w:val="16"/>
        </w:rPr>
        <w:t xml:space="preserve">simulation results for  patienst with three levels of persistent pulmonary hypertension (PPHN). </w:t>
      </w:r>
      <w:r w:rsidR="004E02AF" w:rsidRPr="000B3348">
        <w:rPr>
          <w:rFonts w:ascii="Calibri" w:hAnsi="Calibri" w:cs="Calibri"/>
          <w:noProof/>
          <w:sz w:val="16"/>
          <w:szCs w:val="16"/>
        </w:rPr>
        <w:t>Target data was converted from L/min/m</w:t>
      </w:r>
      <w:r w:rsidR="004E02AF" w:rsidRPr="000B3348">
        <w:rPr>
          <w:rFonts w:ascii="Calibri" w:hAnsi="Calibri" w:cs="Calibri"/>
          <w:noProof/>
          <w:sz w:val="16"/>
          <w:szCs w:val="16"/>
          <w:vertAlign w:val="superscript"/>
        </w:rPr>
        <w:t>2</w:t>
      </w:r>
      <w:r w:rsidR="004E02AF" w:rsidRPr="000B3348">
        <w:rPr>
          <w:rFonts w:ascii="Calibri" w:hAnsi="Calibri" w:cs="Calibri"/>
          <w:noProof/>
          <w:sz w:val="16"/>
          <w:szCs w:val="16"/>
        </w:rPr>
        <w:t xml:space="preserve"> to ml/kg/min using a body surface area of 0.221 m</w:t>
      </w:r>
      <w:r w:rsidR="004E02AF" w:rsidRPr="000B3348">
        <w:rPr>
          <w:rFonts w:ascii="Calibri" w:hAnsi="Calibri" w:cs="Calibri"/>
          <w:noProof/>
          <w:sz w:val="16"/>
          <w:szCs w:val="16"/>
          <w:vertAlign w:val="superscript"/>
        </w:rPr>
        <w:t>2</w:t>
      </w:r>
      <w:r w:rsidR="001D5B9B" w:rsidRPr="000B3348">
        <w:rPr>
          <w:rFonts w:ascii="Calibri" w:hAnsi="Calibri" w:cs="Calibri"/>
          <w:noProof/>
          <w:sz w:val="16"/>
          <w:szCs w:val="16"/>
        </w:rPr>
        <w:t xml:space="preserve"> (length=50 cm, weight = 3.515 kg)</w:t>
      </w:r>
      <w:r w:rsidR="004E02AF" w:rsidRPr="000B3348">
        <w:rPr>
          <w:rFonts w:ascii="Calibri" w:hAnsi="Calibri" w:cs="Calibri"/>
          <w:noProof/>
          <w:sz w:val="16"/>
          <w:szCs w:val="16"/>
        </w:rPr>
        <w:t xml:space="preserve">. </w:t>
      </w:r>
      <w:r w:rsidR="001D5B9B" w:rsidRPr="000B3348">
        <w:rPr>
          <w:rFonts w:ascii="Calibri" w:hAnsi="Calibri" w:cs="Calibri"/>
          <w:noProof/>
          <w:sz w:val="16"/>
          <w:szCs w:val="16"/>
        </w:rPr>
        <w:t>Q</w:t>
      </w:r>
      <w:r w:rsidR="001D5B9B" w:rsidRPr="000B3348">
        <w:rPr>
          <w:rFonts w:ascii="Calibri" w:hAnsi="Calibri" w:cs="Calibri"/>
          <w:noProof/>
          <w:sz w:val="16"/>
          <w:szCs w:val="16"/>
          <w:vertAlign w:val="subscript"/>
        </w:rPr>
        <w:t>p</w:t>
      </w:r>
      <w:r w:rsidR="00397336" w:rsidRPr="000B3348">
        <w:rPr>
          <w:rFonts w:ascii="Calibri" w:hAnsi="Calibri" w:cs="Calibri"/>
          <w:noProof/>
          <w:sz w:val="16"/>
          <w:szCs w:val="16"/>
        </w:rPr>
        <w:t>=</w:t>
      </w:r>
      <w:r w:rsidR="001D5B9B" w:rsidRPr="000B3348">
        <w:rPr>
          <w:rFonts w:ascii="Calibri" w:hAnsi="Calibri" w:cs="Calibri"/>
          <w:noProof/>
          <w:sz w:val="16"/>
          <w:szCs w:val="16"/>
        </w:rPr>
        <w:t>pulmonary bloodflow</w:t>
      </w:r>
      <w:r w:rsidR="00397336" w:rsidRPr="000B3348">
        <w:rPr>
          <w:rFonts w:ascii="Calibri" w:hAnsi="Calibri" w:cs="Calibri"/>
          <w:noProof/>
          <w:sz w:val="16"/>
          <w:szCs w:val="16"/>
        </w:rPr>
        <w:t xml:space="preserve"> (ml/kg/min), </w:t>
      </w:r>
      <w:r w:rsidR="001D5B9B" w:rsidRPr="000B3348">
        <w:rPr>
          <w:rFonts w:ascii="Calibri" w:hAnsi="Calibri" w:cs="Calibri"/>
          <w:noProof/>
          <w:sz w:val="16"/>
          <w:szCs w:val="16"/>
        </w:rPr>
        <w:t>Q</w:t>
      </w:r>
      <w:r w:rsidR="001D5B9B" w:rsidRPr="000B3348">
        <w:rPr>
          <w:rFonts w:ascii="Calibri" w:hAnsi="Calibri" w:cs="Calibri"/>
          <w:noProof/>
          <w:sz w:val="16"/>
          <w:szCs w:val="16"/>
          <w:vertAlign w:val="subscript"/>
        </w:rPr>
        <w:t>s</w:t>
      </w:r>
      <w:r w:rsidR="00397336" w:rsidRPr="000B3348">
        <w:rPr>
          <w:rFonts w:ascii="Calibri" w:hAnsi="Calibri" w:cs="Calibri"/>
          <w:noProof/>
          <w:sz w:val="16"/>
          <w:szCs w:val="16"/>
        </w:rPr>
        <w:t>=</w:t>
      </w:r>
      <w:r w:rsidR="001D5B9B" w:rsidRPr="000B3348">
        <w:rPr>
          <w:rFonts w:ascii="Calibri" w:hAnsi="Calibri" w:cs="Calibri"/>
          <w:noProof/>
          <w:sz w:val="16"/>
          <w:szCs w:val="16"/>
        </w:rPr>
        <w:t>systemic bloodflow (ml/kg/min), Q</w:t>
      </w:r>
      <w:r w:rsidR="001D5B9B" w:rsidRPr="000B3348">
        <w:rPr>
          <w:rFonts w:ascii="Calibri" w:hAnsi="Calibri" w:cs="Calibri"/>
          <w:noProof/>
          <w:sz w:val="16"/>
          <w:szCs w:val="16"/>
          <w:vertAlign w:val="subscript"/>
        </w:rPr>
        <w:t>p</w:t>
      </w:r>
      <w:r w:rsidR="001D5B9B" w:rsidRPr="000B3348">
        <w:rPr>
          <w:rFonts w:ascii="Calibri" w:hAnsi="Calibri" w:cs="Calibri"/>
          <w:noProof/>
          <w:sz w:val="16"/>
          <w:szCs w:val="16"/>
        </w:rPr>
        <w:t>/Q</w:t>
      </w:r>
      <w:r w:rsidR="001D5B9B" w:rsidRPr="000B3348">
        <w:rPr>
          <w:rFonts w:ascii="Calibri" w:hAnsi="Calibri" w:cs="Calibri"/>
          <w:noProof/>
          <w:sz w:val="16"/>
          <w:szCs w:val="16"/>
          <w:vertAlign w:val="subscript"/>
        </w:rPr>
        <w:t>s</w:t>
      </w:r>
      <w:r w:rsidR="001D5B9B" w:rsidRPr="000B3348">
        <w:rPr>
          <w:rFonts w:ascii="Calibri" w:hAnsi="Calibri" w:cs="Calibri"/>
          <w:noProof/>
          <w:sz w:val="16"/>
          <w:szCs w:val="16"/>
        </w:rPr>
        <w:t xml:space="preserve"> = ratio between pulmonary and systemic blood flow. TPG=</w:t>
      </w:r>
      <w:commentRangeStart w:id="24"/>
      <w:commentRangeStart w:id="25"/>
      <w:r w:rsidR="001D5B9B" w:rsidRPr="000B3348">
        <w:rPr>
          <w:rFonts w:ascii="Calibri" w:hAnsi="Calibri" w:cs="Calibri"/>
          <w:noProof/>
          <w:sz w:val="16"/>
          <w:szCs w:val="16"/>
        </w:rPr>
        <w:t>transpulmonary gradient</w:t>
      </w:r>
      <w:r w:rsidR="00223727" w:rsidRPr="000B3348">
        <w:rPr>
          <w:rFonts w:ascii="Calibri" w:hAnsi="Calibri" w:cs="Calibri"/>
          <w:noProof/>
          <w:sz w:val="16"/>
          <w:szCs w:val="16"/>
        </w:rPr>
        <w:t xml:space="preserve"> (PAP-</w:t>
      </w:r>
      <w:r w:rsidR="009958BA" w:rsidRPr="000B3348">
        <w:rPr>
          <w:rFonts w:ascii="Calibri" w:hAnsi="Calibri" w:cs="Calibri"/>
          <w:noProof/>
          <w:sz w:val="16"/>
          <w:szCs w:val="16"/>
        </w:rPr>
        <w:t>l</w:t>
      </w:r>
      <w:r w:rsidR="00223727" w:rsidRPr="000B3348">
        <w:rPr>
          <w:rFonts w:ascii="Calibri" w:hAnsi="Calibri" w:cs="Calibri"/>
          <w:noProof/>
          <w:sz w:val="16"/>
          <w:szCs w:val="16"/>
        </w:rPr>
        <w:t>eft atrial pressure)</w:t>
      </w:r>
      <w:r w:rsidR="00547C97" w:rsidRPr="000B3348">
        <w:rPr>
          <w:rFonts w:ascii="Calibri" w:hAnsi="Calibri" w:cs="Calibri"/>
          <w:noProof/>
          <w:sz w:val="16"/>
          <w:szCs w:val="16"/>
        </w:rPr>
        <w:t xml:space="preserve"> </w:t>
      </w:r>
      <w:r w:rsidR="001D5B9B" w:rsidRPr="000B3348">
        <w:rPr>
          <w:rFonts w:ascii="Calibri" w:hAnsi="Calibri" w:cs="Calibri"/>
          <w:noProof/>
          <w:sz w:val="16"/>
          <w:szCs w:val="16"/>
        </w:rPr>
        <w:t xml:space="preserve"> </w:t>
      </w:r>
      <w:commentRangeEnd w:id="24"/>
      <w:r w:rsidR="007D4800" w:rsidRPr="000B3348">
        <w:rPr>
          <w:rStyle w:val="CommentReference"/>
          <w:rFonts w:ascii="Calibri" w:hAnsi="Calibri" w:cs="Calibri"/>
          <w:noProof/>
        </w:rPr>
        <w:commentReference w:id="24"/>
      </w:r>
      <w:commentRangeEnd w:id="25"/>
      <w:r w:rsidR="00223727" w:rsidRPr="000B3348">
        <w:rPr>
          <w:rStyle w:val="CommentReference"/>
          <w:rFonts w:ascii="Calibri" w:hAnsi="Calibri" w:cs="Calibri"/>
          <w:noProof/>
        </w:rPr>
        <w:commentReference w:id="25"/>
      </w:r>
      <w:r w:rsidR="001D5B9B" w:rsidRPr="000B3348">
        <w:rPr>
          <w:rFonts w:ascii="Calibri" w:hAnsi="Calibri" w:cs="Calibri"/>
          <w:noProof/>
          <w:sz w:val="16"/>
          <w:szCs w:val="16"/>
        </w:rPr>
        <w:t>(mmHg), PVR=pulmonary vascular resistance</w:t>
      </w:r>
      <w:r w:rsidR="00317A46" w:rsidRPr="000B3348">
        <w:rPr>
          <w:rFonts w:ascii="Calibri" w:hAnsi="Calibri" w:cs="Calibri"/>
          <w:noProof/>
          <w:sz w:val="16"/>
          <w:szCs w:val="16"/>
        </w:rPr>
        <w:t xml:space="preserve"> (</w:t>
      </w:r>
      <w:r w:rsidR="009958BA" w:rsidRPr="000B3348">
        <w:rPr>
          <w:rFonts w:ascii="Calibri" w:hAnsi="Calibri" w:cs="Calibri"/>
          <w:noProof/>
          <w:sz w:val="16"/>
          <w:szCs w:val="16"/>
        </w:rPr>
        <w:t>mmHg*min/ml)</w:t>
      </w:r>
      <w:r w:rsidR="001D5B9B" w:rsidRPr="000B3348">
        <w:rPr>
          <w:rFonts w:ascii="Calibri" w:hAnsi="Calibri" w:cs="Calibri"/>
          <w:noProof/>
          <w:sz w:val="16"/>
          <w:szCs w:val="16"/>
        </w:rPr>
        <w:t xml:space="preserve">, </w:t>
      </w:r>
      <w:r w:rsidR="00397336" w:rsidRPr="000B3348">
        <w:rPr>
          <w:rFonts w:ascii="Calibri" w:hAnsi="Calibri" w:cs="Calibri"/>
          <w:noProof/>
          <w:sz w:val="16"/>
          <w:szCs w:val="16"/>
        </w:rPr>
        <w:t>RVP=right ventricular pressure (mmHg), LVP=left ventricular pressure (mmHg), AAP=aortic pressure (mmHg), PAP=pulmonary arterial pressure (mmHg)</w:t>
      </w:r>
    </w:p>
    <w:p w14:paraId="79E3B129" w14:textId="77777777" w:rsidR="00E12616" w:rsidRPr="000B3348" w:rsidRDefault="00E12616" w:rsidP="00E26FD8">
      <w:pPr>
        <w:pStyle w:val="NoSpacing"/>
        <w:jc w:val="both"/>
        <w:rPr>
          <w:rFonts w:ascii="Calibri" w:hAnsi="Calibri" w:cs="Calibri"/>
          <w:noProof/>
          <w:sz w:val="20"/>
          <w:szCs w:val="20"/>
        </w:rPr>
      </w:pPr>
    </w:p>
    <w:p w14:paraId="71750146" w14:textId="77777777" w:rsidR="009D3DA6" w:rsidRDefault="00046B9D" w:rsidP="009D3DA6">
      <w:pPr>
        <w:pStyle w:val="NoSpacing"/>
        <w:jc w:val="both"/>
        <w:rPr>
          <w:rFonts w:ascii="Calibri" w:hAnsi="Calibri" w:cs="Calibri"/>
          <w:noProof/>
          <w:sz w:val="20"/>
          <w:szCs w:val="20"/>
        </w:rPr>
      </w:pPr>
      <w:r>
        <w:rPr>
          <w:rFonts w:ascii="Calibri" w:hAnsi="Calibri" w:cs="Calibri"/>
          <w:noProof/>
          <w:sz w:val="20"/>
          <w:szCs w:val="20"/>
        </w:rPr>
        <w:t>The</w:t>
      </w:r>
      <w:r w:rsidR="00482DB2" w:rsidRPr="000B3348">
        <w:rPr>
          <w:rFonts w:ascii="Calibri" w:hAnsi="Calibri" w:cs="Calibri"/>
          <w:noProof/>
          <w:sz w:val="20"/>
          <w:szCs w:val="20"/>
        </w:rPr>
        <w:t xml:space="preserve"> target data </w:t>
      </w:r>
      <w:r>
        <w:rPr>
          <w:rFonts w:ascii="Calibri" w:hAnsi="Calibri" w:cs="Calibri"/>
          <w:noProof/>
          <w:sz w:val="20"/>
          <w:szCs w:val="20"/>
        </w:rPr>
        <w:t>are</w:t>
      </w:r>
      <w:r w:rsidR="00482DB2" w:rsidRPr="000B3348">
        <w:rPr>
          <w:rFonts w:ascii="Calibri" w:hAnsi="Calibri" w:cs="Calibri"/>
          <w:noProof/>
          <w:sz w:val="20"/>
          <w:szCs w:val="20"/>
        </w:rPr>
        <w:t xml:space="preserve"> a reflection of current clinical understanding</w:t>
      </w:r>
      <w:r>
        <w:rPr>
          <w:rFonts w:ascii="Calibri" w:hAnsi="Calibri" w:cs="Calibri"/>
          <w:noProof/>
          <w:sz w:val="20"/>
          <w:szCs w:val="20"/>
        </w:rPr>
        <w:t>.</w:t>
      </w:r>
      <w:r w:rsidR="00482DB2" w:rsidRPr="000B3348">
        <w:rPr>
          <w:rFonts w:ascii="Calibri" w:hAnsi="Calibri" w:cs="Calibri"/>
          <w:noProof/>
          <w:sz w:val="20"/>
          <w:szCs w:val="20"/>
        </w:rPr>
        <w:t xml:space="preserve"> </w:t>
      </w:r>
      <w:r>
        <w:rPr>
          <w:rFonts w:ascii="Calibri" w:hAnsi="Calibri" w:cs="Calibri"/>
          <w:noProof/>
          <w:sz w:val="20"/>
          <w:szCs w:val="20"/>
        </w:rPr>
        <w:t xml:space="preserve">The model </w:t>
      </w:r>
      <w:r w:rsidR="00482DB2" w:rsidRPr="000B3348">
        <w:rPr>
          <w:rFonts w:ascii="Calibri" w:hAnsi="Calibri" w:cs="Calibri"/>
          <w:noProof/>
          <w:sz w:val="20"/>
          <w:szCs w:val="20"/>
        </w:rPr>
        <w:t>closely matches the magnitude and direction of the changes in Q</w:t>
      </w:r>
      <w:r w:rsidR="00482DB2" w:rsidRPr="000B3348">
        <w:rPr>
          <w:rFonts w:ascii="Calibri" w:hAnsi="Calibri" w:cs="Calibri"/>
          <w:noProof/>
          <w:sz w:val="20"/>
          <w:szCs w:val="20"/>
          <w:vertAlign w:val="subscript"/>
        </w:rPr>
        <w:t>p</w:t>
      </w:r>
      <w:r w:rsidR="00482DB2" w:rsidRPr="000B3348">
        <w:rPr>
          <w:rFonts w:ascii="Calibri" w:hAnsi="Calibri" w:cs="Calibri"/>
          <w:noProof/>
          <w:sz w:val="20"/>
          <w:szCs w:val="20"/>
        </w:rPr>
        <w:t>, Q</w:t>
      </w:r>
      <w:r w:rsidR="00482DB2" w:rsidRPr="000B3348">
        <w:rPr>
          <w:rFonts w:ascii="Calibri" w:hAnsi="Calibri" w:cs="Calibri"/>
          <w:noProof/>
          <w:sz w:val="20"/>
          <w:szCs w:val="20"/>
          <w:vertAlign w:val="subscript"/>
        </w:rPr>
        <w:t>s</w:t>
      </w:r>
      <w:r w:rsidR="00482DB2" w:rsidRPr="000B3348">
        <w:rPr>
          <w:rFonts w:ascii="Calibri" w:hAnsi="Calibri" w:cs="Calibri"/>
          <w:noProof/>
          <w:sz w:val="20"/>
          <w:szCs w:val="20"/>
        </w:rPr>
        <w:t xml:space="preserve"> and the ventricular and arterial pressures across the different states of PH.</w:t>
      </w:r>
    </w:p>
    <w:p w14:paraId="20B759FD" w14:textId="77777777" w:rsidR="009D3DA6" w:rsidRPr="009D3DA6" w:rsidRDefault="009D3DA6" w:rsidP="009D3DA6">
      <w:pPr>
        <w:pStyle w:val="NoSpacing"/>
        <w:jc w:val="both"/>
        <w:rPr>
          <w:rFonts w:ascii="Calibri" w:hAnsi="Calibri" w:cs="Calibri"/>
          <w:b/>
          <w:bCs/>
          <w:noProof/>
          <w:sz w:val="20"/>
          <w:szCs w:val="20"/>
        </w:rPr>
      </w:pPr>
    </w:p>
    <w:p w14:paraId="730DEB96" w14:textId="181D6A52" w:rsidR="006242A4" w:rsidRPr="009D3DA6" w:rsidRDefault="006242A4" w:rsidP="009D3DA6">
      <w:pPr>
        <w:pStyle w:val="NoSpacing"/>
        <w:numPr>
          <w:ilvl w:val="0"/>
          <w:numId w:val="20"/>
        </w:numPr>
        <w:jc w:val="both"/>
        <w:rPr>
          <w:rFonts w:ascii="Calibri" w:hAnsi="Calibri" w:cs="Calibri"/>
          <w:b/>
          <w:bCs/>
          <w:noProof/>
          <w:sz w:val="20"/>
          <w:szCs w:val="20"/>
        </w:rPr>
      </w:pPr>
      <w:r w:rsidRPr="009D3DA6">
        <w:rPr>
          <w:rFonts w:ascii="Calibri" w:hAnsi="Calibri" w:cs="Calibri"/>
          <w:b/>
          <w:bCs/>
          <w:sz w:val="20"/>
          <w:szCs w:val="20"/>
        </w:rPr>
        <w:t>Discussion</w:t>
      </w:r>
    </w:p>
    <w:p w14:paraId="7813C95B" w14:textId="77E42BCD" w:rsidR="006242A4" w:rsidRPr="006242A4" w:rsidRDefault="006242A4" w:rsidP="006242A4">
      <w:pPr>
        <w:pStyle w:val="NormalWeb"/>
        <w:rPr>
          <w:rFonts w:ascii="Calibri" w:hAnsi="Calibri" w:cs="Calibri"/>
          <w:sz w:val="20"/>
          <w:szCs w:val="20"/>
        </w:rPr>
      </w:pPr>
      <w:r w:rsidRPr="006242A4">
        <w:rPr>
          <w:rFonts w:ascii="Calibri" w:hAnsi="Calibri" w:cs="Calibri"/>
          <w:sz w:val="20"/>
          <w:szCs w:val="20"/>
        </w:rPr>
        <w:t xml:space="preserve">Explanatory models are real-time, interactive, animated visualizations of human physiology that help acute care physicians carry out the challenging cognitive tasks they face in clinical practice and research. EXPLAIN is an explanatory model for neonatal intensive care. An integrated model of cardiorespiratory physiology underlies this tool. In this paper the cardiovascular model is presented. This model is validated – and its explanatory use illustrated – for the conditions persistent ductus arteriosus (PDA) and </w:t>
      </w:r>
      <w:r w:rsidR="009D3DA6">
        <w:rPr>
          <w:rFonts w:ascii="Calibri" w:hAnsi="Calibri" w:cs="Calibri"/>
          <w:sz w:val="20"/>
          <w:szCs w:val="20"/>
        </w:rPr>
        <w:t xml:space="preserve">acute </w:t>
      </w:r>
      <w:r w:rsidRPr="006242A4">
        <w:rPr>
          <w:rFonts w:ascii="Calibri" w:hAnsi="Calibri" w:cs="Calibri"/>
          <w:sz w:val="20"/>
          <w:szCs w:val="20"/>
        </w:rPr>
        <w:t>pulmonary hypertension (</w:t>
      </w:r>
      <w:r w:rsidR="009D3DA6">
        <w:rPr>
          <w:rFonts w:ascii="Calibri" w:hAnsi="Calibri" w:cs="Calibri"/>
          <w:sz w:val="20"/>
          <w:szCs w:val="20"/>
        </w:rPr>
        <w:t>a</w:t>
      </w:r>
      <w:r w:rsidRPr="006242A4">
        <w:rPr>
          <w:rFonts w:ascii="Calibri" w:hAnsi="Calibri" w:cs="Calibri"/>
          <w:sz w:val="20"/>
          <w:szCs w:val="20"/>
        </w:rPr>
        <w:t>PH). The model reproduces key baseline hemodynamic features for term neonates, as well as characteristic changes observed in PDA and PH. Reproducibility and use of simulation results and expansions of the cardiovascular model are enabled by making numerical values of model parameters, model source code, and the EXPLAIN user software available.</w:t>
      </w:r>
    </w:p>
    <w:p w14:paraId="2A20AF9B" w14:textId="77777777" w:rsidR="006242A4" w:rsidRPr="006242A4" w:rsidRDefault="006242A4" w:rsidP="006242A4">
      <w:pPr>
        <w:pStyle w:val="NormalWeb"/>
        <w:rPr>
          <w:rFonts w:ascii="Calibri" w:hAnsi="Calibri" w:cs="Calibri"/>
          <w:sz w:val="20"/>
          <w:szCs w:val="20"/>
        </w:rPr>
      </w:pPr>
      <w:r w:rsidRPr="006242A4">
        <w:rPr>
          <w:rFonts w:ascii="Calibri" w:hAnsi="Calibri" w:cs="Calibri"/>
          <w:b/>
          <w:bCs/>
          <w:sz w:val="20"/>
          <w:szCs w:val="20"/>
        </w:rPr>
        <w:t>4.1 Model originality</w:t>
      </w:r>
    </w:p>
    <w:p w14:paraId="42FD976A" w14:textId="5C8FDDCC" w:rsidR="006242A4" w:rsidRPr="006242A4" w:rsidRDefault="006242A4" w:rsidP="006242A4">
      <w:pPr>
        <w:pStyle w:val="NormalWeb"/>
        <w:rPr>
          <w:rFonts w:ascii="Calibri" w:hAnsi="Calibri" w:cs="Calibri"/>
          <w:sz w:val="20"/>
          <w:szCs w:val="20"/>
        </w:rPr>
      </w:pPr>
      <w:r w:rsidRPr="006242A4">
        <w:rPr>
          <w:rFonts w:ascii="Calibri" w:hAnsi="Calibri" w:cs="Calibri"/>
          <w:sz w:val="20"/>
          <w:szCs w:val="20"/>
        </w:rPr>
        <w:t xml:space="preserve">The frequently used and well validated Beneken model for the adult and infant uncontrolled cardiovascular systems was expanded with specific tissue groups and shunts that are needed to simulate the neonatal conditions mentioned in the introduction. Non-linear characteristics of resistances and capacitances are given in the mathematical model section. The model of the baroreflex is an expansion of the well documented </w:t>
      </w:r>
      <w:r>
        <w:rPr>
          <w:rFonts w:ascii="Calibri" w:hAnsi="Calibri" w:cs="Calibri"/>
          <w:sz w:val="20"/>
          <w:szCs w:val="20"/>
        </w:rPr>
        <w:t>v</w:t>
      </w:r>
      <w:r w:rsidRPr="006242A4">
        <w:rPr>
          <w:rFonts w:ascii="Calibri" w:hAnsi="Calibri" w:cs="Calibri"/>
          <w:sz w:val="20"/>
          <w:szCs w:val="20"/>
        </w:rPr>
        <w:t>an Meurs model. The inclusion of an explicit variable for the sympatho-vagal balance results in a compact model with a high explanatory value. A simple model of the Doppler flow pattern is presented.</w:t>
      </w:r>
      <w:r>
        <w:rPr>
          <w:highlight w:val="yellow"/>
        </w:rPr>
        <w:t xml:space="preserve"> A further element of originality is the parameterization method: rather than tuning parameters by hand, EXPLAIN is fitted to a patient by an AI-assisted closed-loop pipeline in which a large language model translates clinical targets into a validated specification and a deterministic secant-based calibrator drives the mechanistic model onto those targets. This makes patient-specific instantiation reproducible and keeps every automated adjustment within the same bounds as a manual edit.</w:t>
      </w:r>
    </w:p>
    <w:p w14:paraId="15A689A3" w14:textId="77777777" w:rsidR="006242A4" w:rsidRPr="006242A4" w:rsidRDefault="006242A4" w:rsidP="006242A4">
      <w:pPr>
        <w:pStyle w:val="NormalWeb"/>
        <w:rPr>
          <w:rFonts w:ascii="Calibri" w:hAnsi="Calibri" w:cs="Calibri"/>
          <w:sz w:val="20"/>
          <w:szCs w:val="20"/>
        </w:rPr>
      </w:pPr>
      <w:r w:rsidRPr="006242A4">
        <w:rPr>
          <w:rFonts w:ascii="Calibri" w:hAnsi="Calibri" w:cs="Calibri"/>
          <w:b/>
          <w:bCs/>
          <w:sz w:val="20"/>
          <w:szCs w:val="20"/>
        </w:rPr>
        <w:t>4.2 Model validity</w:t>
      </w:r>
    </w:p>
    <w:p w14:paraId="30FAFAAC" w14:textId="443F5BAC" w:rsidR="006242A4" w:rsidRPr="006242A4" w:rsidRDefault="006242A4" w:rsidP="006242A4">
      <w:pPr>
        <w:pStyle w:val="NormalWeb"/>
        <w:rPr>
          <w:rFonts w:ascii="Calibri" w:hAnsi="Calibri" w:cs="Calibri"/>
          <w:sz w:val="20"/>
          <w:szCs w:val="20"/>
        </w:rPr>
      </w:pPr>
      <w:r w:rsidRPr="006242A4">
        <w:rPr>
          <w:rFonts w:ascii="Calibri" w:hAnsi="Calibri" w:cs="Calibri"/>
          <w:sz w:val="20"/>
          <w:szCs w:val="20"/>
        </w:rPr>
        <w:t xml:space="preserve">Validation consists of comparing model simulation results to target data from the literature. A close quantitative agreement for baseline term hemodynamics is observed. PDA states result in the expected relative changes in major flow ratios and Doppler wave morphology. The paradoxical reduction in LVO in bidirectional </w:t>
      </w:r>
      <w:r w:rsidRPr="006242A4">
        <w:rPr>
          <w:rFonts w:ascii="Calibri" w:hAnsi="Calibri" w:cs="Calibri"/>
          <w:sz w:val="20"/>
          <w:szCs w:val="20"/>
        </w:rPr>
        <w:lastRenderedPageBreak/>
        <w:t>PDA, and the occurrence of the early systolic flow reduction in restrictive PDA, reported clinically but often under-represented in simplified cardiovascular models, emerged naturally from the interaction of shunt dynamics, pulmonary vascular tone and control responses. EXPLAIN allows for the visualization and manipulation of underlying variables and thereby contributes to the explanation and understanding of these phenomena. In PH, the model captures the direction and magnitude of major hemodynamic shifts and produces ductal Doppler patterns consistent with published wave forms.</w:t>
      </w:r>
    </w:p>
    <w:p w14:paraId="276F64C3" w14:textId="4147727B" w:rsidR="006242A4" w:rsidRPr="006242A4" w:rsidRDefault="006242A4" w:rsidP="006242A4">
      <w:pPr>
        <w:pStyle w:val="NormalWeb"/>
        <w:rPr>
          <w:rFonts w:ascii="Calibri" w:hAnsi="Calibri" w:cs="Calibri"/>
          <w:sz w:val="20"/>
          <w:szCs w:val="20"/>
        </w:rPr>
      </w:pPr>
      <w:r w:rsidRPr="006242A4">
        <w:rPr>
          <w:rFonts w:ascii="Calibri" w:hAnsi="Calibri" w:cs="Calibri"/>
          <w:b/>
          <w:bCs/>
          <w:sz w:val="20"/>
          <w:szCs w:val="20"/>
        </w:rPr>
        <w:t>4.3 Reproducibility of results and model expansion</w:t>
      </w:r>
    </w:p>
    <w:p w14:paraId="7779633B" w14:textId="36C888A9" w:rsidR="006242A4" w:rsidRPr="006242A4" w:rsidRDefault="006242A4" w:rsidP="006242A4">
      <w:pPr>
        <w:pStyle w:val="NormalWeb"/>
        <w:rPr>
          <w:rFonts w:ascii="Calibri" w:hAnsi="Calibri" w:cs="Calibri"/>
          <w:sz w:val="20"/>
          <w:szCs w:val="20"/>
        </w:rPr>
      </w:pPr>
      <w:r w:rsidRPr="006242A4">
        <w:rPr>
          <w:rFonts w:ascii="Calibri" w:hAnsi="Calibri" w:cs="Calibri"/>
          <w:sz w:val="20"/>
          <w:szCs w:val="20"/>
        </w:rPr>
        <w:t>A core aim was to create a tool which the authors and other investigators can use to reproduce the conditions used in validation and allows for the simulation of other conditions that are of educational and research value. EXPLAIN achieves this. The EXPLAIN aim favors an underlying cardiovascular model with a structure that has clear anatomical and physiological interpretations. This aspect also facilitates modification and expansion by qualified researchers and developers. This goal is further reinforced by making the model source code available.</w:t>
      </w:r>
    </w:p>
    <w:p w14:paraId="06E0B8D6" w14:textId="77777777" w:rsidR="006242A4" w:rsidRPr="006242A4" w:rsidRDefault="006242A4" w:rsidP="006242A4">
      <w:pPr>
        <w:pStyle w:val="NormalWeb"/>
        <w:rPr>
          <w:rFonts w:ascii="Calibri" w:hAnsi="Calibri" w:cs="Calibri"/>
          <w:sz w:val="20"/>
          <w:szCs w:val="20"/>
        </w:rPr>
      </w:pPr>
      <w:r w:rsidRPr="006242A4">
        <w:rPr>
          <w:rFonts w:ascii="Calibri" w:hAnsi="Calibri" w:cs="Calibri"/>
          <w:b/>
          <w:bCs/>
          <w:sz w:val="20"/>
          <w:szCs w:val="20"/>
        </w:rPr>
        <w:t>4.4 Limitations</w:t>
      </w:r>
    </w:p>
    <w:p w14:paraId="761F9A84" w14:textId="77777777" w:rsidR="006242A4" w:rsidRDefault="006242A4" w:rsidP="006242A4">
      <w:pPr>
        <w:pStyle w:val="NormalWeb"/>
        <w:rPr>
          <w:rFonts w:ascii="Calibri" w:hAnsi="Calibri" w:cs="Calibri"/>
          <w:sz w:val="20"/>
          <w:szCs w:val="20"/>
        </w:rPr>
      </w:pPr>
      <w:r w:rsidRPr="006242A4">
        <w:rPr>
          <w:rFonts w:ascii="Calibri" w:hAnsi="Calibri" w:cs="Calibri"/>
          <w:sz w:val="20"/>
          <w:szCs w:val="20"/>
        </w:rPr>
        <w:t>Quantitative neonatal hemodynamic data – particularly invasive measurements in PH patients – remain sparse and heterogeneous, thus some validation relies on representative clinical ranges, Doppler morphology, and expert consensus. Shunt diameter-resistance relationships assume idealized laminar/turbulent transitions, and geometric variability (ductal length, septal shape) is simplified. Despite these constraints, the model simulation results match published data. The model also provides a basis for further systematic refinement.</w:t>
      </w:r>
    </w:p>
    <w:p w14:paraId="1D7B37A6" w14:textId="77777777" w:rsidR="00C20D1B" w:rsidRDefault="00C20D1B" w:rsidP="00C20D1B">
      <w:pPr>
        <w:pStyle w:val="NormalWeb"/>
        <w:rPr>
          <w:color w:val="000000"/>
          <w:sz w:val="27"/>
          <w:szCs w:val="27"/>
        </w:rPr>
      </w:pPr>
      <w:r>
        <w:rPr>
          <w:rStyle w:val="Strong"/>
          <w:rFonts w:ascii="Calibri" w:hAnsi="Calibri" w:cs="Calibri"/>
          <w:color w:val="000000"/>
          <w:sz w:val="20"/>
          <w:szCs w:val="20"/>
        </w:rPr>
        <w:t>4.5 Future work</w:t>
      </w:r>
    </w:p>
    <w:p w14:paraId="1B128E8F" w14:textId="7AC1B35D" w:rsidR="00C20D1B" w:rsidRDefault="00C20D1B" w:rsidP="00C20D1B">
      <w:pPr>
        <w:pStyle w:val="NormalWeb"/>
        <w:rPr>
          <w:color w:val="000000"/>
          <w:sz w:val="27"/>
          <w:szCs w:val="27"/>
        </w:rPr>
      </w:pPr>
      <w:r>
        <w:rPr>
          <w:rFonts w:ascii="Calibri" w:hAnsi="Calibri" w:cs="Calibri"/>
          <w:color w:val="000000"/>
          <w:sz w:val="20"/>
          <w:szCs w:val="20"/>
        </w:rPr>
        <w:t>A major challenge of the present and related models is robust parameter estimation. Building on the AI-assisted parameterization pipeline described here (Section 2.4), future work will pursue a systematic sensitivity analysis to identify the most informative parameters, extend calibration from the current one-lever-per-target scheme to joint multi-target optimization for strongly coupled configurations, and undertake prospective validation of patient-specific model fits against clinical data. In addition, the coupled cardiorespiratory framework will be applied to study the physiological effects of ventilation strategies, pulmonary vasodilators, and mechanisms underlying transitional failure.</w:t>
      </w:r>
    </w:p>
    <w:p w14:paraId="3577C3AC" w14:textId="40CF8B8D" w:rsidR="006242A4" w:rsidRPr="006242A4" w:rsidRDefault="006242A4" w:rsidP="006242A4">
      <w:pPr>
        <w:pStyle w:val="NormalWeb"/>
        <w:rPr>
          <w:rFonts w:ascii="Calibri" w:hAnsi="Calibri" w:cs="Calibri"/>
          <w:sz w:val="20"/>
          <w:szCs w:val="20"/>
        </w:rPr>
      </w:pPr>
      <w:r w:rsidRPr="006242A4">
        <w:rPr>
          <w:rFonts w:ascii="Calibri" w:hAnsi="Calibri" w:cs="Calibri"/>
          <w:b/>
          <w:bCs/>
          <w:sz w:val="20"/>
          <w:szCs w:val="20"/>
        </w:rPr>
        <w:t>Conclusion</w:t>
      </w:r>
    </w:p>
    <w:p w14:paraId="6357DA67" w14:textId="4C6FE485" w:rsidR="006242A4" w:rsidRPr="000B3348" w:rsidRDefault="006242A4" w:rsidP="009D3DA6">
      <w:pPr>
        <w:pStyle w:val="NormalWeb"/>
        <w:rPr>
          <w:rFonts w:ascii="Calibri" w:hAnsi="Calibri" w:cs="Calibri"/>
          <w:sz w:val="20"/>
          <w:szCs w:val="20"/>
        </w:rPr>
      </w:pPr>
      <w:r w:rsidRPr="006242A4">
        <w:rPr>
          <w:rFonts w:ascii="Calibri" w:hAnsi="Calibri" w:cs="Calibri"/>
          <w:sz w:val="20"/>
          <w:szCs w:val="20"/>
        </w:rPr>
        <w:t>This paper presents original conceptual and mathematical models of the neonatal cardiovascular system for inclusion in an explanatory model for clinical researchers and educators. Simulation results match published target data in good approximation. The EXPLAIN educational software and model code are made available.</w:t>
      </w:r>
    </w:p>
    <w:p w14:paraId="075A0794" w14:textId="77777777" w:rsidR="003D4A22" w:rsidRPr="009D3DA6" w:rsidRDefault="003D4A22" w:rsidP="00E26FD8">
      <w:pPr>
        <w:pStyle w:val="NoSpacing"/>
        <w:jc w:val="both"/>
        <w:rPr>
          <w:rFonts w:ascii="Calibri" w:hAnsi="Calibri" w:cs="Calibri"/>
          <w:noProof/>
          <w:sz w:val="20"/>
          <w:szCs w:val="20"/>
        </w:rPr>
      </w:pPr>
    </w:p>
    <w:p w14:paraId="5B81FF71" w14:textId="6B1602F1" w:rsidR="008F042C" w:rsidRPr="009D3DA6" w:rsidRDefault="003D4A22" w:rsidP="0081343A">
      <w:pPr>
        <w:pStyle w:val="NoSpacing"/>
        <w:jc w:val="both"/>
        <w:rPr>
          <w:rFonts w:ascii="Calibri" w:hAnsi="Calibri" w:cs="Calibri"/>
          <w:noProof/>
          <w:sz w:val="20"/>
          <w:szCs w:val="20"/>
        </w:rPr>
      </w:pPr>
      <w:r w:rsidRPr="009D3DA6">
        <w:rPr>
          <w:rFonts w:ascii="Calibri" w:hAnsi="Calibri" w:cs="Calibri"/>
          <w:b/>
          <w:bCs/>
          <w:noProof/>
          <w:sz w:val="20"/>
          <w:szCs w:val="20"/>
        </w:rPr>
        <w:t>Acknowledgements</w:t>
      </w:r>
      <w:r w:rsidR="0081343A" w:rsidRPr="009D3DA6">
        <w:rPr>
          <w:rFonts w:ascii="Calibri" w:hAnsi="Calibri" w:cs="Calibri"/>
          <w:b/>
          <w:bCs/>
          <w:noProof/>
          <w:sz w:val="20"/>
          <w:szCs w:val="20"/>
        </w:rPr>
        <w:t xml:space="preserve"> and potential conflicts of interest</w:t>
      </w:r>
      <w:r w:rsidRPr="009D3DA6">
        <w:rPr>
          <w:rFonts w:ascii="Calibri" w:hAnsi="Calibri" w:cs="Calibri"/>
          <w:b/>
          <w:bCs/>
          <w:noProof/>
          <w:sz w:val="20"/>
          <w:szCs w:val="20"/>
        </w:rPr>
        <w:t>.</w:t>
      </w:r>
      <w:r w:rsidRPr="009D3DA6">
        <w:rPr>
          <w:rFonts w:ascii="Calibri" w:hAnsi="Calibri" w:cs="Calibri"/>
          <w:noProof/>
          <w:sz w:val="20"/>
          <w:szCs w:val="20"/>
        </w:rPr>
        <w:t xml:space="preserve">  Supported in part by a grant from the Stichting Radboud universitair medisch centrum.</w:t>
      </w:r>
      <w:r w:rsidR="007B3570" w:rsidRPr="009D3DA6">
        <w:rPr>
          <w:rFonts w:ascii="Calibri" w:hAnsi="Calibri" w:cs="Calibri"/>
          <w:noProof/>
          <w:sz w:val="20"/>
          <w:szCs w:val="20"/>
        </w:rPr>
        <w:t xml:space="preserve"> Willem van Meurs is a paid consultant for Elevate Healthcare.</w:t>
      </w:r>
      <w:r w:rsidR="0081343A" w:rsidRPr="009D3DA6">
        <w:rPr>
          <w:rFonts w:ascii="Calibri" w:hAnsi="Calibri" w:cs="Calibri"/>
          <w:noProof/>
          <w:sz w:val="20"/>
          <w:szCs w:val="20"/>
        </w:rPr>
        <w:t xml:space="preserve"> </w:t>
      </w:r>
      <w:r w:rsidRPr="009D3DA6">
        <w:rPr>
          <w:rFonts w:ascii="Calibri" w:hAnsi="Calibri" w:cs="Calibri"/>
          <w:noProof/>
          <w:sz w:val="20"/>
          <w:szCs w:val="20"/>
        </w:rPr>
        <w:t xml:space="preserve">None of the </w:t>
      </w:r>
      <w:r w:rsidR="0081343A" w:rsidRPr="009D3DA6">
        <w:rPr>
          <w:rFonts w:ascii="Calibri" w:hAnsi="Calibri" w:cs="Calibri"/>
          <w:noProof/>
          <w:sz w:val="20"/>
          <w:szCs w:val="20"/>
        </w:rPr>
        <w:t xml:space="preserve">other </w:t>
      </w:r>
      <w:r w:rsidRPr="009D3DA6">
        <w:rPr>
          <w:rFonts w:ascii="Calibri" w:hAnsi="Calibri" w:cs="Calibri"/>
          <w:noProof/>
          <w:sz w:val="20"/>
          <w:szCs w:val="20"/>
        </w:rPr>
        <w:t>authors have a potential conflict of interest to repo</w:t>
      </w:r>
      <w:r w:rsidR="00603428" w:rsidRPr="009D3DA6">
        <w:rPr>
          <w:rFonts w:ascii="Calibri" w:hAnsi="Calibri" w:cs="Calibri"/>
          <w:noProof/>
          <w:sz w:val="20"/>
          <w:szCs w:val="20"/>
        </w:rPr>
        <w:t>rt</w:t>
      </w:r>
      <w:bookmarkEnd w:id="0"/>
      <w:bookmarkEnd w:id="1"/>
    </w:p>
    <w:p w14:paraId="3FE5A89B" w14:textId="005F8003" w:rsidR="008F042C" w:rsidRPr="000B3348" w:rsidRDefault="008F042C" w:rsidP="00E26FD8">
      <w:pPr>
        <w:jc w:val="both"/>
        <w:rPr>
          <w:rFonts w:ascii="Calibri" w:hAnsi="Calibri" w:cs="Calibri"/>
          <w:noProof/>
          <w:sz w:val="20"/>
          <w:szCs w:val="20"/>
        </w:rPr>
      </w:pPr>
      <w:r w:rsidRPr="006242A4">
        <w:rPr>
          <w:rFonts w:ascii="Calibri" w:hAnsi="Calibri" w:cs="Calibri"/>
          <w:i/>
          <w:iCs/>
          <w:noProof/>
          <w:sz w:val="20"/>
          <w:szCs w:val="20"/>
        </w:rPr>
        <w:br/>
      </w:r>
    </w:p>
    <w:p w14:paraId="6ABE940E" w14:textId="77777777" w:rsidR="008F042C" w:rsidRPr="000B3348" w:rsidRDefault="008F042C" w:rsidP="00E26FD8">
      <w:pPr>
        <w:spacing w:after="160" w:line="278" w:lineRule="auto"/>
        <w:jc w:val="both"/>
        <w:rPr>
          <w:rFonts w:ascii="Calibri" w:hAnsi="Calibri" w:cs="Calibri"/>
          <w:noProof/>
          <w:sz w:val="20"/>
          <w:szCs w:val="20"/>
        </w:rPr>
      </w:pPr>
      <w:r w:rsidRPr="000B3348">
        <w:rPr>
          <w:rFonts w:ascii="Calibri" w:hAnsi="Calibri" w:cs="Calibri"/>
          <w:noProof/>
          <w:sz w:val="20"/>
          <w:szCs w:val="20"/>
        </w:rPr>
        <w:br w:type="page"/>
      </w:r>
    </w:p>
    <w:p w14:paraId="6C09EF78" w14:textId="77777777" w:rsidR="00FC6B2C" w:rsidRPr="000B3348" w:rsidRDefault="008F042C" w:rsidP="00E26FD8">
      <w:pPr>
        <w:jc w:val="both"/>
        <w:rPr>
          <w:rFonts w:ascii="Calibri" w:hAnsi="Calibri" w:cs="Calibri"/>
          <w:noProof/>
          <w:sz w:val="20"/>
          <w:szCs w:val="20"/>
        </w:rPr>
      </w:pPr>
      <w:r w:rsidRPr="000B3348">
        <w:rPr>
          <w:rFonts w:ascii="Calibri" w:hAnsi="Calibri" w:cs="Calibri"/>
          <w:noProof/>
          <w:sz w:val="20"/>
          <w:szCs w:val="20"/>
        </w:rPr>
        <w:lastRenderedPageBreak/>
        <w:t>References</w:t>
      </w:r>
    </w:p>
    <w:p w14:paraId="0813C3B0" w14:textId="77777777" w:rsidR="00FC6B2C" w:rsidRPr="000B3348" w:rsidRDefault="00FC6B2C" w:rsidP="00E26FD8">
      <w:pPr>
        <w:jc w:val="both"/>
        <w:rPr>
          <w:rFonts w:ascii="Calibri" w:hAnsi="Calibri" w:cs="Calibri"/>
          <w:noProof/>
          <w:sz w:val="20"/>
          <w:szCs w:val="20"/>
        </w:rPr>
      </w:pPr>
    </w:p>
    <w:p w14:paraId="20EFEAB9" w14:textId="77777777" w:rsidR="009928BA" w:rsidRPr="009928BA" w:rsidRDefault="00FC6B2C" w:rsidP="009928BA">
      <w:pPr>
        <w:pStyle w:val="EndNoteBibliography"/>
        <w:ind w:left="720" w:hanging="720"/>
        <w:rPr>
          <w:noProof/>
        </w:rPr>
      </w:pPr>
      <w:r w:rsidRPr="000B3348">
        <w:rPr>
          <w:rFonts w:ascii="Calibri" w:hAnsi="Calibri" w:cs="Calibri"/>
          <w:noProof/>
          <w:sz w:val="20"/>
          <w:szCs w:val="20"/>
        </w:rPr>
        <w:fldChar w:fldCharType="begin"/>
      </w:r>
      <w:r w:rsidRPr="000B3348">
        <w:rPr>
          <w:rFonts w:ascii="Calibri" w:hAnsi="Calibri" w:cs="Calibri"/>
          <w:noProof/>
          <w:sz w:val="20"/>
          <w:szCs w:val="20"/>
        </w:rPr>
        <w:instrText xml:space="preserve"> ADDIN EN.REFLIST </w:instrText>
      </w:r>
      <w:r w:rsidRPr="000B3348">
        <w:rPr>
          <w:rFonts w:ascii="Calibri" w:hAnsi="Calibri" w:cs="Calibri"/>
          <w:noProof/>
          <w:sz w:val="20"/>
          <w:szCs w:val="20"/>
        </w:rPr>
        <w:fldChar w:fldCharType="separate"/>
      </w:r>
      <w:r w:rsidR="009928BA" w:rsidRPr="009928BA">
        <w:rPr>
          <w:noProof/>
        </w:rPr>
        <w:t>1.</w:t>
      </w:r>
      <w:r w:rsidR="009928BA" w:rsidRPr="009928BA">
        <w:rPr>
          <w:noProof/>
        </w:rPr>
        <w:tab/>
        <w:t xml:space="preserve">van Meurs, W.W.L. and T.A.J. Antonius, </w:t>
      </w:r>
      <w:r w:rsidR="009928BA" w:rsidRPr="009928BA">
        <w:rPr>
          <w:i/>
          <w:noProof/>
        </w:rPr>
        <w:t>Explanatory models in neonatal intensive care: a tutorial.</w:t>
      </w:r>
      <w:r w:rsidR="009928BA" w:rsidRPr="009928BA">
        <w:rPr>
          <w:noProof/>
        </w:rPr>
        <w:t xml:space="preserve"> Adv Simul (Lond), 2018. </w:t>
      </w:r>
      <w:r w:rsidR="009928BA" w:rsidRPr="009928BA">
        <w:rPr>
          <w:b/>
          <w:noProof/>
        </w:rPr>
        <w:t>3</w:t>
      </w:r>
      <w:r w:rsidR="009928BA" w:rsidRPr="009928BA">
        <w:rPr>
          <w:noProof/>
        </w:rPr>
        <w:t>: p. 27.</w:t>
      </w:r>
    </w:p>
    <w:p w14:paraId="736332D9" w14:textId="77777777" w:rsidR="009928BA" w:rsidRPr="009928BA" w:rsidRDefault="009928BA" w:rsidP="009928BA">
      <w:pPr>
        <w:pStyle w:val="EndNoteBibliography"/>
        <w:ind w:left="720" w:hanging="720"/>
        <w:rPr>
          <w:noProof/>
        </w:rPr>
      </w:pPr>
      <w:r w:rsidRPr="009928BA">
        <w:rPr>
          <w:noProof/>
        </w:rPr>
        <w:t>2.</w:t>
      </w:r>
      <w:r w:rsidRPr="009928BA">
        <w:rPr>
          <w:noProof/>
        </w:rPr>
        <w:tab/>
        <w:t xml:space="preserve">Allen, W.W., G.G. Power, and L.D. Longo, </w:t>
      </w:r>
      <w:r w:rsidRPr="009928BA">
        <w:rPr>
          <w:i/>
          <w:noProof/>
        </w:rPr>
        <w:t>Fetal O2 changes in response to hypoxic stress: a mathematical model.</w:t>
      </w:r>
      <w:r w:rsidRPr="009928BA">
        <w:rPr>
          <w:noProof/>
        </w:rPr>
        <w:t xml:space="preserve"> J Appl Physiol Respir Environ Exerc Physiol, 1977. </w:t>
      </w:r>
      <w:r w:rsidRPr="009928BA">
        <w:rPr>
          <w:b/>
          <w:noProof/>
        </w:rPr>
        <w:t>42</w:t>
      </w:r>
      <w:r w:rsidRPr="009928BA">
        <w:rPr>
          <w:noProof/>
        </w:rPr>
        <w:t>(2): p. 179–90.</w:t>
      </w:r>
    </w:p>
    <w:p w14:paraId="5ABDD082" w14:textId="77777777" w:rsidR="009928BA" w:rsidRPr="009928BA" w:rsidRDefault="009928BA" w:rsidP="009928BA">
      <w:pPr>
        <w:pStyle w:val="EndNoteBibliography"/>
        <w:ind w:left="720" w:hanging="720"/>
        <w:rPr>
          <w:noProof/>
        </w:rPr>
      </w:pPr>
      <w:r w:rsidRPr="009928BA">
        <w:rPr>
          <w:noProof/>
        </w:rPr>
        <w:t>3.</w:t>
      </w:r>
      <w:r w:rsidRPr="009928BA">
        <w:rPr>
          <w:noProof/>
        </w:rPr>
        <w:tab/>
        <w:t xml:space="preserve">Huikeshoven, F.J., et al., </w:t>
      </w:r>
      <w:r w:rsidRPr="009928BA">
        <w:rPr>
          <w:i/>
          <w:noProof/>
        </w:rPr>
        <w:t>Mathematical model of fetal circulation and oxygen delivery.</w:t>
      </w:r>
      <w:r w:rsidRPr="009928BA">
        <w:rPr>
          <w:noProof/>
        </w:rPr>
        <w:t xml:space="preserve"> Am J Physiol, 1985. </w:t>
      </w:r>
      <w:r w:rsidRPr="009928BA">
        <w:rPr>
          <w:b/>
          <w:noProof/>
        </w:rPr>
        <w:t>249</w:t>
      </w:r>
      <w:r w:rsidRPr="009928BA">
        <w:rPr>
          <w:noProof/>
        </w:rPr>
        <w:t>(2 Pt 2): p. R192–202.</w:t>
      </w:r>
    </w:p>
    <w:p w14:paraId="2688E2C5" w14:textId="77777777" w:rsidR="009928BA" w:rsidRPr="009928BA" w:rsidRDefault="009928BA" w:rsidP="009928BA">
      <w:pPr>
        <w:pStyle w:val="EndNoteBibliography"/>
        <w:ind w:left="720" w:hanging="720"/>
        <w:rPr>
          <w:noProof/>
        </w:rPr>
      </w:pPr>
      <w:r w:rsidRPr="009928BA">
        <w:rPr>
          <w:noProof/>
        </w:rPr>
        <w:t>4.</w:t>
      </w:r>
      <w:r w:rsidRPr="009928BA">
        <w:rPr>
          <w:noProof/>
        </w:rPr>
        <w:tab/>
        <w:t xml:space="preserve">van Willigen, B.G., et al., </w:t>
      </w:r>
      <w:r w:rsidRPr="009928BA">
        <w:rPr>
          <w:i/>
          <w:noProof/>
        </w:rPr>
        <w:t>A review study of fetal circulatory models to develop a digital twin of a fetus in a perinatal life support system.</w:t>
      </w:r>
      <w:r w:rsidRPr="009928BA">
        <w:rPr>
          <w:noProof/>
        </w:rPr>
        <w:t xml:space="preserve"> Front Pediatr, 2022. </w:t>
      </w:r>
      <w:r w:rsidRPr="009928BA">
        <w:rPr>
          <w:b/>
          <w:noProof/>
        </w:rPr>
        <w:t>10</w:t>
      </w:r>
      <w:r w:rsidRPr="009928BA">
        <w:rPr>
          <w:noProof/>
        </w:rPr>
        <w:t>: p. 915846.</w:t>
      </w:r>
    </w:p>
    <w:p w14:paraId="16DB3337" w14:textId="77777777" w:rsidR="009928BA" w:rsidRPr="009928BA" w:rsidRDefault="009928BA" w:rsidP="009928BA">
      <w:pPr>
        <w:pStyle w:val="EndNoteBibliography"/>
        <w:ind w:left="720" w:hanging="720"/>
        <w:rPr>
          <w:noProof/>
        </w:rPr>
      </w:pPr>
      <w:r w:rsidRPr="009928BA">
        <w:rPr>
          <w:noProof/>
        </w:rPr>
        <w:t>5.</w:t>
      </w:r>
      <w:r w:rsidRPr="009928BA">
        <w:rPr>
          <w:noProof/>
        </w:rPr>
        <w:tab/>
        <w:t xml:space="preserve">Pennati, G., M. Bellotti, and R. Fumero, </w:t>
      </w:r>
      <w:r w:rsidRPr="009928BA">
        <w:rPr>
          <w:i/>
          <w:noProof/>
        </w:rPr>
        <w:t>Mathematical modelling of the human foetal cardiovascular system based on Doppler ultrasound data.</w:t>
      </w:r>
      <w:r w:rsidRPr="009928BA">
        <w:rPr>
          <w:noProof/>
        </w:rPr>
        <w:t xml:space="preserve"> Med Eng Phys, 1997. </w:t>
      </w:r>
      <w:r w:rsidRPr="009928BA">
        <w:rPr>
          <w:b/>
          <w:noProof/>
        </w:rPr>
        <w:t>19</w:t>
      </w:r>
      <w:r w:rsidRPr="009928BA">
        <w:rPr>
          <w:noProof/>
        </w:rPr>
        <w:t>(4): p. 327–35.</w:t>
      </w:r>
    </w:p>
    <w:p w14:paraId="60E8D62F" w14:textId="77777777" w:rsidR="009928BA" w:rsidRPr="009928BA" w:rsidRDefault="009928BA" w:rsidP="009928BA">
      <w:pPr>
        <w:pStyle w:val="EndNoteBibliography"/>
        <w:ind w:left="720" w:hanging="720"/>
        <w:rPr>
          <w:noProof/>
        </w:rPr>
      </w:pPr>
      <w:r w:rsidRPr="009928BA">
        <w:rPr>
          <w:noProof/>
        </w:rPr>
        <w:t>6.</w:t>
      </w:r>
      <w:r w:rsidRPr="009928BA">
        <w:rPr>
          <w:noProof/>
        </w:rPr>
        <w:tab/>
        <w:t xml:space="preserve">Sa Couto, C.D., et al., </w:t>
      </w:r>
      <w:r w:rsidRPr="009928BA">
        <w:rPr>
          <w:i/>
          <w:noProof/>
        </w:rPr>
        <w:t>A model for educational simulation of neonatal cardiovascular pathophysiology.</w:t>
      </w:r>
      <w:r w:rsidRPr="009928BA">
        <w:rPr>
          <w:noProof/>
        </w:rPr>
        <w:t xml:space="preserve"> Simul Healthc, 2006. </w:t>
      </w:r>
      <w:r w:rsidRPr="009928BA">
        <w:rPr>
          <w:b/>
          <w:noProof/>
        </w:rPr>
        <w:t>1 Spec no.</w:t>
      </w:r>
      <w:r w:rsidRPr="009928BA">
        <w:rPr>
          <w:noProof/>
        </w:rPr>
        <w:t>: p. 4–9.</w:t>
      </w:r>
    </w:p>
    <w:p w14:paraId="77E20EAB" w14:textId="77777777" w:rsidR="009928BA" w:rsidRPr="009928BA" w:rsidRDefault="009928BA" w:rsidP="009928BA">
      <w:pPr>
        <w:pStyle w:val="EndNoteBibliography"/>
        <w:ind w:left="720" w:hanging="720"/>
        <w:rPr>
          <w:noProof/>
        </w:rPr>
      </w:pPr>
      <w:r w:rsidRPr="009928BA">
        <w:rPr>
          <w:noProof/>
        </w:rPr>
        <w:t>7.</w:t>
      </w:r>
      <w:r w:rsidRPr="009928BA">
        <w:rPr>
          <w:noProof/>
        </w:rPr>
        <w:tab/>
        <w:t xml:space="preserve">Yigit, M.B., et al., </w:t>
      </w:r>
      <w:r w:rsidRPr="009928BA">
        <w:rPr>
          <w:i/>
          <w:noProof/>
        </w:rPr>
        <w:t>Transition from fetal to neonatal circulation: Modeling the effect of umbilical cord clamping.</w:t>
      </w:r>
      <w:r w:rsidRPr="009928BA">
        <w:rPr>
          <w:noProof/>
        </w:rPr>
        <w:t xml:space="preserve"> J Biomech, 2015. </w:t>
      </w:r>
      <w:r w:rsidRPr="009928BA">
        <w:rPr>
          <w:b/>
          <w:noProof/>
        </w:rPr>
        <w:t>48</w:t>
      </w:r>
      <w:r w:rsidRPr="009928BA">
        <w:rPr>
          <w:noProof/>
        </w:rPr>
        <w:t>(9): p. 1662–70.</w:t>
      </w:r>
    </w:p>
    <w:p w14:paraId="26AC6E41" w14:textId="77777777" w:rsidR="009928BA" w:rsidRPr="009928BA" w:rsidRDefault="009928BA" w:rsidP="009928BA">
      <w:pPr>
        <w:pStyle w:val="EndNoteBibliography"/>
        <w:ind w:left="720" w:hanging="720"/>
        <w:rPr>
          <w:noProof/>
        </w:rPr>
      </w:pPr>
      <w:r w:rsidRPr="009928BA">
        <w:rPr>
          <w:noProof/>
        </w:rPr>
        <w:t>8.</w:t>
      </w:r>
      <w:r w:rsidRPr="009928BA">
        <w:rPr>
          <w:noProof/>
        </w:rPr>
        <w:tab/>
        <w:t xml:space="preserve">Munneke, A.G., J. Lumens, and T. Delhaas, </w:t>
      </w:r>
      <w:r w:rsidRPr="009928BA">
        <w:rPr>
          <w:i/>
          <w:noProof/>
        </w:rPr>
        <w:t>Cardiovascular fetal-to-neonatal transition: an in silico model.</w:t>
      </w:r>
      <w:r w:rsidRPr="009928BA">
        <w:rPr>
          <w:noProof/>
        </w:rPr>
        <w:t xml:space="preserve"> Pediatr Res, 2022. </w:t>
      </w:r>
      <w:r w:rsidRPr="009928BA">
        <w:rPr>
          <w:b/>
          <w:noProof/>
        </w:rPr>
        <w:t>91</w:t>
      </w:r>
      <w:r w:rsidRPr="009928BA">
        <w:rPr>
          <w:noProof/>
        </w:rPr>
        <w:t>(1): p. 116–128.</w:t>
      </w:r>
    </w:p>
    <w:p w14:paraId="083F87FE" w14:textId="77777777" w:rsidR="009928BA" w:rsidRPr="009928BA" w:rsidRDefault="009928BA" w:rsidP="009928BA">
      <w:pPr>
        <w:pStyle w:val="EndNoteBibliography"/>
        <w:ind w:left="720" w:hanging="720"/>
        <w:rPr>
          <w:noProof/>
        </w:rPr>
      </w:pPr>
      <w:r w:rsidRPr="009928BA">
        <w:rPr>
          <w:noProof/>
        </w:rPr>
        <w:t>9.</w:t>
      </w:r>
      <w:r w:rsidRPr="009928BA">
        <w:rPr>
          <w:noProof/>
        </w:rPr>
        <w:tab/>
        <w:t xml:space="preserve">May, R.W., et al., </w:t>
      </w:r>
      <w:r w:rsidRPr="009928BA">
        <w:rPr>
          <w:i/>
          <w:noProof/>
        </w:rPr>
        <w:t>From fetus to neonate: A review of cardiovascular modeling in early life.</w:t>
      </w:r>
      <w:r w:rsidRPr="009928BA">
        <w:rPr>
          <w:noProof/>
        </w:rPr>
        <w:t xml:space="preserve"> WIREs Mech Dis, 2023. </w:t>
      </w:r>
      <w:r w:rsidRPr="009928BA">
        <w:rPr>
          <w:b/>
          <w:noProof/>
        </w:rPr>
        <w:t>15</w:t>
      </w:r>
      <w:r w:rsidRPr="009928BA">
        <w:rPr>
          <w:noProof/>
        </w:rPr>
        <w:t>(4): p. e1608.</w:t>
      </w:r>
    </w:p>
    <w:p w14:paraId="30143FD2" w14:textId="77777777" w:rsidR="009928BA" w:rsidRPr="009928BA" w:rsidRDefault="009928BA" w:rsidP="009928BA">
      <w:pPr>
        <w:pStyle w:val="EndNoteBibliography"/>
        <w:ind w:left="720" w:hanging="720"/>
        <w:rPr>
          <w:noProof/>
        </w:rPr>
      </w:pPr>
      <w:r w:rsidRPr="009928BA">
        <w:rPr>
          <w:noProof/>
        </w:rPr>
        <w:t>10.</w:t>
      </w:r>
      <w:r w:rsidRPr="009928BA">
        <w:rPr>
          <w:noProof/>
        </w:rPr>
        <w:tab/>
        <w:t xml:space="preserve">van Meurs, W.L., </w:t>
      </w:r>
      <w:r w:rsidRPr="009928BA">
        <w:rPr>
          <w:i/>
          <w:noProof/>
        </w:rPr>
        <w:t>Modeling and Simulation in Biomedical Engineering: Applications in Cardiorespiratory Physiology</w:t>
      </w:r>
      <w:r w:rsidRPr="009928BA">
        <w:rPr>
          <w:noProof/>
        </w:rPr>
        <w:t>. 2011: McGraw Hill LLC.</w:t>
      </w:r>
    </w:p>
    <w:p w14:paraId="41C2E488" w14:textId="77777777" w:rsidR="009928BA" w:rsidRPr="009928BA" w:rsidRDefault="009928BA" w:rsidP="009928BA">
      <w:pPr>
        <w:pStyle w:val="EndNoteBibliography"/>
        <w:ind w:left="720" w:hanging="720"/>
        <w:rPr>
          <w:noProof/>
        </w:rPr>
      </w:pPr>
      <w:r w:rsidRPr="009928BA">
        <w:rPr>
          <w:noProof/>
        </w:rPr>
        <w:t>11.</w:t>
      </w:r>
      <w:r w:rsidRPr="009928BA">
        <w:rPr>
          <w:noProof/>
        </w:rPr>
        <w:tab/>
        <w:t xml:space="preserve">Antonius, T.A.J., et al., </w:t>
      </w:r>
      <w:r w:rsidRPr="009928BA">
        <w:rPr>
          <w:i/>
          <w:noProof/>
        </w:rPr>
        <w:t>A white-box model for real-time simulation of acid-base balance in blood plasma.</w:t>
      </w:r>
      <w:r w:rsidRPr="009928BA">
        <w:rPr>
          <w:noProof/>
        </w:rPr>
        <w:t xml:space="preserve"> Adv Simul (Lond), 2023. </w:t>
      </w:r>
      <w:r w:rsidRPr="009928BA">
        <w:rPr>
          <w:b/>
          <w:noProof/>
        </w:rPr>
        <w:t>8</w:t>
      </w:r>
      <w:r w:rsidRPr="009928BA">
        <w:rPr>
          <w:noProof/>
        </w:rPr>
        <w:t>(1): p. 16.</w:t>
      </w:r>
    </w:p>
    <w:p w14:paraId="4AD1CD15" w14:textId="77777777" w:rsidR="009928BA" w:rsidRPr="009928BA" w:rsidRDefault="009928BA" w:rsidP="009928BA">
      <w:pPr>
        <w:pStyle w:val="EndNoteBibliography"/>
        <w:ind w:left="720" w:hanging="720"/>
        <w:rPr>
          <w:noProof/>
        </w:rPr>
      </w:pPr>
      <w:r w:rsidRPr="009928BA">
        <w:rPr>
          <w:noProof/>
        </w:rPr>
        <w:t>12.</w:t>
      </w:r>
      <w:r w:rsidRPr="009928BA">
        <w:rPr>
          <w:noProof/>
        </w:rPr>
        <w:tab/>
        <w:t xml:space="preserve">Beneken, J., </w:t>
      </w:r>
      <w:r w:rsidRPr="009928BA">
        <w:rPr>
          <w:i/>
          <w:noProof/>
        </w:rPr>
        <w:t>A mathematical approach to cardiovascular function: the uncontrolled human system.</w:t>
      </w:r>
      <w:r w:rsidRPr="009928BA">
        <w:rPr>
          <w:noProof/>
        </w:rPr>
        <w:t xml:space="preserve">, in </w:t>
      </w:r>
      <w:r w:rsidRPr="009928BA">
        <w:rPr>
          <w:i/>
          <w:noProof/>
        </w:rPr>
        <w:t>Medisch Fysisch Instituut TNO</w:t>
      </w:r>
      <w:r w:rsidRPr="009928BA">
        <w:rPr>
          <w:noProof/>
        </w:rPr>
        <w:t>. 1965: Utrecht, The Netherlands.</w:t>
      </w:r>
    </w:p>
    <w:p w14:paraId="677C3283" w14:textId="77777777" w:rsidR="009928BA" w:rsidRPr="009928BA" w:rsidRDefault="009928BA" w:rsidP="009928BA">
      <w:pPr>
        <w:pStyle w:val="EndNoteBibliography"/>
        <w:ind w:left="720" w:hanging="720"/>
        <w:rPr>
          <w:noProof/>
        </w:rPr>
      </w:pPr>
      <w:r w:rsidRPr="009928BA">
        <w:rPr>
          <w:noProof/>
        </w:rPr>
        <w:t>13.</w:t>
      </w:r>
      <w:r w:rsidRPr="009928BA">
        <w:rPr>
          <w:noProof/>
        </w:rPr>
        <w:tab/>
        <w:t xml:space="preserve">Goodwin, J.A., et al., </w:t>
      </w:r>
      <w:r w:rsidRPr="009928BA">
        <w:rPr>
          <w:i/>
          <w:noProof/>
        </w:rPr>
        <w:t>A model for educational simulation of infant cardiovascular physiology.</w:t>
      </w:r>
      <w:r w:rsidRPr="009928BA">
        <w:rPr>
          <w:noProof/>
        </w:rPr>
        <w:t xml:space="preserve"> Anesth Analg, 2004. </w:t>
      </w:r>
      <w:r w:rsidRPr="009928BA">
        <w:rPr>
          <w:b/>
          <w:noProof/>
        </w:rPr>
        <w:t>99</w:t>
      </w:r>
      <w:r w:rsidRPr="009928BA">
        <w:rPr>
          <w:noProof/>
        </w:rPr>
        <w:t>(6): p. 1655–1664.</w:t>
      </w:r>
    </w:p>
    <w:p w14:paraId="6F54570F" w14:textId="77777777" w:rsidR="009928BA" w:rsidRPr="009928BA" w:rsidRDefault="009928BA" w:rsidP="009928BA">
      <w:pPr>
        <w:pStyle w:val="EndNoteBibliography"/>
        <w:ind w:left="720" w:hanging="720"/>
        <w:rPr>
          <w:noProof/>
        </w:rPr>
      </w:pPr>
      <w:r w:rsidRPr="009928BA">
        <w:rPr>
          <w:noProof/>
        </w:rPr>
        <w:t>14.</w:t>
      </w:r>
      <w:r w:rsidRPr="009928BA">
        <w:rPr>
          <w:noProof/>
        </w:rPr>
        <w:tab/>
        <w:t xml:space="preserve">Suga, H., K. Sagawa, and A.A. Shoukas, </w:t>
      </w:r>
      <w:r w:rsidRPr="009928BA">
        <w:rPr>
          <w:i/>
          <w:noProof/>
        </w:rPr>
        <w:t>Load independence of the instantaneous pressure-volume ratio of the canine left ventricle and effects of epinephrine and heart rate on the ratio.</w:t>
      </w:r>
      <w:r w:rsidRPr="009928BA">
        <w:rPr>
          <w:noProof/>
        </w:rPr>
        <w:t xml:space="preserve"> Circ Res, 1973. </w:t>
      </w:r>
      <w:r w:rsidRPr="009928BA">
        <w:rPr>
          <w:b/>
          <w:noProof/>
        </w:rPr>
        <w:t>32</w:t>
      </w:r>
      <w:r w:rsidRPr="009928BA">
        <w:rPr>
          <w:noProof/>
        </w:rPr>
        <w:t>(3): p. 314–22.</w:t>
      </w:r>
    </w:p>
    <w:p w14:paraId="1A474C02" w14:textId="77777777" w:rsidR="009928BA" w:rsidRPr="009928BA" w:rsidRDefault="009928BA" w:rsidP="009928BA">
      <w:pPr>
        <w:pStyle w:val="EndNoteBibliography"/>
        <w:ind w:left="720" w:hanging="720"/>
        <w:rPr>
          <w:noProof/>
        </w:rPr>
      </w:pPr>
      <w:r w:rsidRPr="009928BA">
        <w:rPr>
          <w:noProof/>
        </w:rPr>
        <w:t>15.</w:t>
      </w:r>
      <w:r w:rsidRPr="009928BA">
        <w:rPr>
          <w:noProof/>
        </w:rPr>
        <w:tab/>
        <w:t xml:space="preserve">Bazett, H., </w:t>
      </w:r>
      <w:r w:rsidRPr="009928BA">
        <w:rPr>
          <w:i/>
          <w:noProof/>
        </w:rPr>
        <w:t>An analysis of the time-relations of electrocardiograms.</w:t>
      </w:r>
      <w:r w:rsidRPr="009928BA">
        <w:rPr>
          <w:noProof/>
        </w:rPr>
        <w:t xml:space="preserve"> Heart, 1920. </w:t>
      </w:r>
      <w:r w:rsidRPr="009928BA">
        <w:rPr>
          <w:b/>
          <w:noProof/>
        </w:rPr>
        <w:t>7</w:t>
      </w:r>
      <w:r w:rsidRPr="009928BA">
        <w:rPr>
          <w:noProof/>
        </w:rPr>
        <w:t>: p. 353–70.</w:t>
      </w:r>
    </w:p>
    <w:p w14:paraId="58F7E520" w14:textId="77777777" w:rsidR="009928BA" w:rsidRPr="009928BA" w:rsidRDefault="009928BA" w:rsidP="009928BA">
      <w:pPr>
        <w:pStyle w:val="EndNoteBibliography"/>
        <w:ind w:left="720" w:hanging="720"/>
        <w:rPr>
          <w:noProof/>
        </w:rPr>
      </w:pPr>
      <w:r w:rsidRPr="009928BA">
        <w:rPr>
          <w:noProof/>
        </w:rPr>
        <w:t>16.</w:t>
      </w:r>
      <w:r w:rsidRPr="009928BA">
        <w:rPr>
          <w:noProof/>
        </w:rPr>
        <w:tab/>
        <w:t xml:space="preserve">Burkhoff, D. and J.V. Tyberg, </w:t>
      </w:r>
      <w:r w:rsidRPr="009928BA">
        <w:rPr>
          <w:i/>
          <w:noProof/>
        </w:rPr>
        <w:t>Why does pulmonary venous pressure rise after onset of LV dysfunction: a theoretical analysis.</w:t>
      </w:r>
      <w:r w:rsidRPr="009928BA">
        <w:rPr>
          <w:noProof/>
        </w:rPr>
        <w:t xml:space="preserve"> Am J Physiol, 1993. </w:t>
      </w:r>
      <w:r w:rsidRPr="009928BA">
        <w:rPr>
          <w:b/>
          <w:noProof/>
        </w:rPr>
        <w:t>265</w:t>
      </w:r>
      <w:r w:rsidRPr="009928BA">
        <w:rPr>
          <w:noProof/>
        </w:rPr>
        <w:t>(5 Pt 2): p. H1819–28.</w:t>
      </w:r>
    </w:p>
    <w:p w14:paraId="617E4441" w14:textId="77777777" w:rsidR="009928BA" w:rsidRPr="009928BA" w:rsidRDefault="009928BA" w:rsidP="009928BA">
      <w:pPr>
        <w:pStyle w:val="EndNoteBibliography"/>
        <w:ind w:left="720" w:hanging="720"/>
        <w:rPr>
          <w:noProof/>
        </w:rPr>
      </w:pPr>
      <w:r w:rsidRPr="009928BA">
        <w:rPr>
          <w:noProof/>
        </w:rPr>
        <w:t>17.</w:t>
      </w:r>
      <w:r w:rsidRPr="009928BA">
        <w:rPr>
          <w:noProof/>
        </w:rPr>
        <w:tab/>
        <w:t xml:space="preserve">Jhaveri, S., et al., </w:t>
      </w:r>
      <w:r w:rsidRPr="009928BA">
        <w:rPr>
          <w:i/>
          <w:noProof/>
        </w:rPr>
        <w:t>Normative ranges of biventricular volumes and function in healthy term newborns.</w:t>
      </w:r>
      <w:r w:rsidRPr="009928BA">
        <w:rPr>
          <w:noProof/>
        </w:rPr>
        <w:t xml:space="preserve"> J Cardiovasc Magn Reson, 2023. </w:t>
      </w:r>
      <w:r w:rsidRPr="009928BA">
        <w:rPr>
          <w:b/>
          <w:noProof/>
        </w:rPr>
        <w:t>25</w:t>
      </w:r>
      <w:r w:rsidRPr="009928BA">
        <w:rPr>
          <w:noProof/>
        </w:rPr>
        <w:t>(1): p. 26.</w:t>
      </w:r>
    </w:p>
    <w:p w14:paraId="4FC933A5" w14:textId="77777777" w:rsidR="009928BA" w:rsidRPr="009928BA" w:rsidRDefault="009928BA" w:rsidP="009928BA">
      <w:pPr>
        <w:pStyle w:val="EndNoteBibliography"/>
        <w:ind w:left="720" w:hanging="720"/>
        <w:rPr>
          <w:noProof/>
        </w:rPr>
      </w:pPr>
      <w:r w:rsidRPr="009928BA">
        <w:rPr>
          <w:noProof/>
        </w:rPr>
        <w:t>18.</w:t>
      </w:r>
      <w:r w:rsidRPr="009928BA">
        <w:rPr>
          <w:noProof/>
        </w:rPr>
        <w:tab/>
        <w:t xml:space="preserve">Groves, A.M., et al., </w:t>
      </w:r>
      <w:r w:rsidRPr="009928BA">
        <w:rPr>
          <w:i/>
          <w:noProof/>
        </w:rPr>
        <w:t>Functional cardiac MRI in preterm and term newborns.</w:t>
      </w:r>
      <w:r w:rsidRPr="009928BA">
        <w:rPr>
          <w:noProof/>
        </w:rPr>
        <w:t xml:space="preserve"> Arch Dis Child Fetal Neonatal Ed, 2011. </w:t>
      </w:r>
      <w:r w:rsidRPr="009928BA">
        <w:rPr>
          <w:b/>
          <w:noProof/>
        </w:rPr>
        <w:t>96</w:t>
      </w:r>
      <w:r w:rsidRPr="009928BA">
        <w:rPr>
          <w:noProof/>
        </w:rPr>
        <w:t>(2): p. F86–91.</w:t>
      </w:r>
    </w:p>
    <w:p w14:paraId="4E755467" w14:textId="77777777" w:rsidR="009928BA" w:rsidRPr="009928BA" w:rsidRDefault="009928BA" w:rsidP="009928BA">
      <w:pPr>
        <w:pStyle w:val="EndNoteBibliography"/>
        <w:ind w:left="720" w:hanging="720"/>
        <w:rPr>
          <w:noProof/>
        </w:rPr>
      </w:pPr>
      <w:r w:rsidRPr="009928BA">
        <w:rPr>
          <w:noProof/>
        </w:rPr>
        <w:t>19.</w:t>
      </w:r>
      <w:r w:rsidRPr="009928BA">
        <w:rPr>
          <w:noProof/>
        </w:rPr>
        <w:tab/>
        <w:t xml:space="preserve">Kluckow, M.R. and N.J. Evans, </w:t>
      </w:r>
      <w:r w:rsidRPr="009928BA">
        <w:rPr>
          <w:i/>
          <w:noProof/>
        </w:rPr>
        <w:t>Superior vena cava flow is a clinically valid measurement in the preterm newborn.</w:t>
      </w:r>
      <w:r w:rsidRPr="009928BA">
        <w:rPr>
          <w:noProof/>
        </w:rPr>
        <w:t xml:space="preserve"> J Am Soc Echocardiogr, 2014. </w:t>
      </w:r>
      <w:r w:rsidRPr="009928BA">
        <w:rPr>
          <w:b/>
          <w:noProof/>
        </w:rPr>
        <w:t>27</w:t>
      </w:r>
      <w:r w:rsidRPr="009928BA">
        <w:rPr>
          <w:noProof/>
        </w:rPr>
        <w:t>(7): p. 794.</w:t>
      </w:r>
    </w:p>
    <w:p w14:paraId="045E4499" w14:textId="77777777" w:rsidR="009928BA" w:rsidRPr="009928BA" w:rsidRDefault="009928BA" w:rsidP="009928BA">
      <w:pPr>
        <w:pStyle w:val="EndNoteBibliography"/>
        <w:ind w:left="720" w:hanging="720"/>
        <w:rPr>
          <w:noProof/>
        </w:rPr>
      </w:pPr>
      <w:r w:rsidRPr="009928BA">
        <w:rPr>
          <w:noProof/>
        </w:rPr>
        <w:t>20.</w:t>
      </w:r>
      <w:r w:rsidRPr="009928BA">
        <w:rPr>
          <w:noProof/>
        </w:rPr>
        <w:tab/>
        <w:t xml:space="preserve">van Zadelhoff, A.C., et al., </w:t>
      </w:r>
      <w:r w:rsidRPr="009928BA">
        <w:rPr>
          <w:i/>
          <w:noProof/>
        </w:rPr>
        <w:t>Age-dependent changes in arterial blood pressure in neonates during the first week of life: reference values and development of a model.</w:t>
      </w:r>
      <w:r w:rsidRPr="009928BA">
        <w:rPr>
          <w:noProof/>
        </w:rPr>
        <w:t xml:space="preserve"> Br J Anaesth, 2023. </w:t>
      </w:r>
      <w:r w:rsidRPr="009928BA">
        <w:rPr>
          <w:b/>
          <w:noProof/>
        </w:rPr>
        <w:t>130</w:t>
      </w:r>
      <w:r w:rsidRPr="009928BA">
        <w:rPr>
          <w:noProof/>
        </w:rPr>
        <w:t>(5): p. 585–594.</w:t>
      </w:r>
    </w:p>
    <w:p w14:paraId="0001E40E" w14:textId="77777777" w:rsidR="009928BA" w:rsidRPr="009928BA" w:rsidRDefault="009928BA" w:rsidP="009928BA">
      <w:pPr>
        <w:pStyle w:val="EndNoteBibliography"/>
        <w:ind w:left="720" w:hanging="720"/>
        <w:rPr>
          <w:noProof/>
        </w:rPr>
      </w:pPr>
      <w:r w:rsidRPr="009928BA">
        <w:rPr>
          <w:noProof/>
        </w:rPr>
        <w:t>21.</w:t>
      </w:r>
      <w:r w:rsidRPr="009928BA">
        <w:rPr>
          <w:noProof/>
        </w:rPr>
        <w:tab/>
        <w:t xml:space="preserve">Bischoff, A.R., et al., </w:t>
      </w:r>
      <w:r w:rsidRPr="009928BA">
        <w:rPr>
          <w:i/>
          <w:noProof/>
        </w:rPr>
        <w:t>Assessment of superior vena cava flow and cardiac output in different patterns of patent ductus arteriosus shunt.</w:t>
      </w:r>
      <w:r w:rsidRPr="009928BA">
        <w:rPr>
          <w:noProof/>
        </w:rPr>
        <w:t xml:space="preserve"> Echocardiography, 2021. </w:t>
      </w:r>
      <w:r w:rsidRPr="009928BA">
        <w:rPr>
          <w:b/>
          <w:noProof/>
        </w:rPr>
        <w:t>38</w:t>
      </w:r>
      <w:r w:rsidRPr="009928BA">
        <w:rPr>
          <w:noProof/>
        </w:rPr>
        <w:t>(9): p. 1524–1533.</w:t>
      </w:r>
    </w:p>
    <w:p w14:paraId="2258CB7B" w14:textId="77777777" w:rsidR="009928BA" w:rsidRPr="009928BA" w:rsidRDefault="009928BA" w:rsidP="009928BA">
      <w:pPr>
        <w:pStyle w:val="EndNoteBibliography"/>
        <w:ind w:left="720" w:hanging="720"/>
        <w:rPr>
          <w:noProof/>
        </w:rPr>
      </w:pPr>
      <w:r w:rsidRPr="009928BA">
        <w:rPr>
          <w:noProof/>
        </w:rPr>
        <w:lastRenderedPageBreak/>
        <w:t>22.</w:t>
      </w:r>
      <w:r w:rsidRPr="009928BA">
        <w:rPr>
          <w:noProof/>
        </w:rPr>
        <w:tab/>
        <w:t xml:space="preserve">van Laere, D., et al., </w:t>
      </w:r>
      <w:r w:rsidRPr="009928BA">
        <w:rPr>
          <w:i/>
          <w:noProof/>
        </w:rPr>
        <w:t>Application of NPE in the assessment of a patent ductus arteriosus.</w:t>
      </w:r>
      <w:r w:rsidRPr="009928BA">
        <w:rPr>
          <w:noProof/>
        </w:rPr>
        <w:t xml:space="preserve"> Pediatr Res, 2018. </w:t>
      </w:r>
      <w:r w:rsidRPr="009928BA">
        <w:rPr>
          <w:b/>
          <w:noProof/>
        </w:rPr>
        <w:t>84</w:t>
      </w:r>
      <w:r w:rsidRPr="009928BA">
        <w:rPr>
          <w:noProof/>
        </w:rPr>
        <w:t>(Suppl 1): p. 46–56.</w:t>
      </w:r>
    </w:p>
    <w:p w14:paraId="3C195D57" w14:textId="77777777" w:rsidR="009928BA" w:rsidRPr="009928BA" w:rsidRDefault="009928BA" w:rsidP="009928BA">
      <w:pPr>
        <w:pStyle w:val="EndNoteBibliography"/>
        <w:ind w:left="720" w:hanging="720"/>
        <w:rPr>
          <w:noProof/>
        </w:rPr>
      </w:pPr>
      <w:r w:rsidRPr="009928BA">
        <w:rPr>
          <w:noProof/>
        </w:rPr>
        <w:t>23.</w:t>
      </w:r>
      <w:r w:rsidRPr="009928BA">
        <w:rPr>
          <w:noProof/>
        </w:rPr>
        <w:tab/>
        <w:t xml:space="preserve">Jones, C.B. and D.S. Crossland, </w:t>
      </w:r>
      <w:r w:rsidRPr="009928BA">
        <w:rPr>
          <w:i/>
          <w:noProof/>
        </w:rPr>
        <w:t>The interplay between pressure, flow, and resistance in neonatal pulmonary hypertension.</w:t>
      </w:r>
      <w:r w:rsidRPr="009928BA">
        <w:rPr>
          <w:noProof/>
        </w:rPr>
        <w:t xml:space="preserve"> Semin Fetal Neonatal Med, 2022. </w:t>
      </w:r>
      <w:r w:rsidRPr="009928BA">
        <w:rPr>
          <w:b/>
          <w:noProof/>
        </w:rPr>
        <w:t>27</w:t>
      </w:r>
      <w:r w:rsidRPr="009928BA">
        <w:rPr>
          <w:noProof/>
        </w:rPr>
        <w:t>(4): p. 101371.</w:t>
      </w:r>
    </w:p>
    <w:p>
      <w:pPr>
        <w:pStyle w:val="EndNoteBibliography"/>
      </w:pPr>
      <w:r>
        <w:rPr>
          <w:highlight w:val="yellow"/>
        </w:rPr>
        <w:t>24.</w:t>
        <w:tab/>
        <w:t>Anthropic. Claude (Opus) [large language model]. Anthropic PBC; 2025. Available from: https://claude.com/product/overview.</w:t>
      </w:r>
    </w:p>
    <w:p>
      <w:pPr>
        <w:pStyle w:val="EndNoteBibliography"/>
      </w:pPr>
      <w:r>
        <w:rPr>
          <w:highlight w:val="yellow"/>
        </w:rPr>
        <w:t>25.</w:t>
        <w:tab/>
        <w:t>Anthropic. Claude Agent SDK [software]. 2025. Available from: https://platform.claude.com/docs/en/api/agent-sdk.</w:t>
      </w:r>
    </w:p>
    <w:p>
      <w:pPr>
        <w:pStyle w:val="EndNoteBibliography"/>
      </w:pPr>
      <w:r>
        <w:rPr>
          <w:highlight w:val="yellow"/>
        </w:rPr>
        <w:t>26.</w:t>
        <w:tab/>
        <w:t>Burden, R.L. and J.D. Faires, Numerical Analysis. 9th ed. 2011: Boston, Brooks/Cole, Cengage Learning.</w:t>
      </w:r>
    </w:p>
    <w:p w14:paraId="2FF81E60" w14:textId="11747781" w:rsidR="009B08A3" w:rsidRPr="000B3348" w:rsidRDefault="00FC6B2C" w:rsidP="00E26FD8">
      <w:pPr>
        <w:jc w:val="both"/>
        <w:rPr>
          <w:rFonts w:ascii="Calibri" w:hAnsi="Calibri" w:cs="Calibri"/>
          <w:noProof/>
          <w:sz w:val="20"/>
          <w:szCs w:val="20"/>
        </w:rPr>
      </w:pPr>
      <w:r w:rsidRPr="000B3348">
        <w:rPr>
          <w:rFonts w:ascii="Calibri" w:hAnsi="Calibri" w:cs="Calibri"/>
          <w:noProof/>
          <w:sz w:val="20"/>
          <w:szCs w:val="20"/>
        </w:rPr>
        <w:fldChar w:fldCharType="end"/>
      </w:r>
    </w:p>
    <w:sectPr w:rsidR="009B08A3" w:rsidRPr="000B3348" w:rsidSect="00571C56">
      <w:headerReference w:type="default" r:id="rId38"/>
      <w:pgSz w:w="11906" w:h="16838"/>
      <w:pgMar w:top="1417" w:right="1417" w:bottom="1417" w:left="141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 w:author="Boode, Willem de" w:date="2025-12-18T13:08:00Z" w:initials="WB">
    <w:p w14:paraId="1DFD0F5B" w14:textId="6F56A27C" w:rsidR="006F7DA1" w:rsidRDefault="00B255AC" w:rsidP="006F7DA1">
      <w:r>
        <w:rPr>
          <w:rStyle w:val="CommentReference"/>
        </w:rPr>
        <w:annotationRef/>
      </w:r>
      <w:r w:rsidR="006F7DA1">
        <w:rPr>
          <w:rFonts w:ascii="CG Times" w:hAnsi="CG Times"/>
          <w:snapToGrid w:val="0"/>
        </w:rPr>
        <w:t>terminologie PPHN wordt steeds meer verlaten en vervangen door acute (aPH) of chronische (cPH) pulmonale hypertensie. Of simpelweg PH</w:t>
      </w:r>
    </w:p>
  </w:comment>
  <w:comment w:id="3" w:author="Antonius, Tim" w:date="2025-12-18T20:27:00Z" w:initials="AT">
    <w:p w14:paraId="00082394" w14:textId="77777777" w:rsidR="00654F10" w:rsidRDefault="00654F10" w:rsidP="00654F10">
      <w:r>
        <w:rPr>
          <w:rStyle w:val="CommentReference"/>
        </w:rPr>
        <w:annotationRef/>
      </w:r>
      <w:r>
        <w:rPr>
          <w:rFonts w:ascii="CG Times" w:hAnsi="CG Times"/>
          <w:snapToGrid w:val="0"/>
        </w:rPr>
        <w:t>ok</w:t>
      </w:r>
    </w:p>
  </w:comment>
  <w:comment w:id="4" w:author="Boode, Willem de" w:date="2025-12-18T13:36:00Z" w:initials="WB">
    <w:p w14:paraId="05613FE5" w14:textId="77777777" w:rsidR="004D3EA7" w:rsidRDefault="004D3EA7" w:rsidP="004D3EA7">
      <w:r>
        <w:rPr>
          <w:rStyle w:val="CommentReference"/>
        </w:rPr>
        <w:annotationRef/>
      </w:r>
      <w:r>
        <w:rPr>
          <w:rFonts w:ascii="CG Times" w:hAnsi="CG Times"/>
          <w:snapToGrid w:val="0"/>
        </w:rPr>
        <w:t>Nog immer het doel om ze gezamenlijk aan te bieden voor publicatie?</w:t>
      </w:r>
    </w:p>
  </w:comment>
  <w:comment w:id="5" w:author="Antonius, Tim" w:date="2025-12-18T20:25:00Z" w:initials="AT">
    <w:p w14:paraId="522636F7" w14:textId="77777777" w:rsidR="009D0144" w:rsidRDefault="009D0144" w:rsidP="009D0144">
      <w:r>
        <w:rPr>
          <w:rStyle w:val="CommentReference"/>
        </w:rPr>
        <w:annotationRef/>
      </w:r>
      <w:r>
        <w:rPr>
          <w:rFonts w:ascii="CG Times" w:hAnsi="CG Times"/>
          <w:snapToGrid w:val="0"/>
        </w:rPr>
        <w:t>nee</w:t>
      </w:r>
    </w:p>
  </w:comment>
  <w:comment w:id="9" w:author="Boode, Willem de" w:date="2025-12-18T13:59:00Z" w:initials="WB">
    <w:p w14:paraId="774B0E31" w14:textId="04FB19D5" w:rsidR="00421283" w:rsidRDefault="00421283" w:rsidP="00421283">
      <w:r>
        <w:rPr>
          <w:rStyle w:val="CommentReference"/>
        </w:rPr>
        <w:annotationRef/>
      </w:r>
      <w:r>
        <w:rPr>
          <w:rFonts w:ascii="CG Times" w:hAnsi="CG Times"/>
          <w:snapToGrid w:val="0"/>
        </w:rPr>
        <w:t>concentration of....? pCO2, pO2, H+ (pH) ......?</w:t>
      </w:r>
    </w:p>
  </w:comment>
  <w:comment w:id="10" w:author="Antonius, Tim" w:date="2025-12-18T20:29:00Z" w:initials="AT">
    <w:p w14:paraId="42DD13CA" w14:textId="77777777" w:rsidR="00654F10" w:rsidRDefault="00654F10" w:rsidP="00654F10">
      <w:r>
        <w:rPr>
          <w:rStyle w:val="CommentReference"/>
        </w:rPr>
        <w:annotationRef/>
      </w:r>
      <w:r>
        <w:rPr>
          <w:rFonts w:ascii="CG Times" w:hAnsi="CG Times"/>
          <w:snapToGrid w:val="0"/>
        </w:rPr>
        <w:t>er moet capacitance staan ipv concentration</w:t>
      </w:r>
    </w:p>
  </w:comment>
  <w:comment w:id="18" w:author="Boode, Willem de" w:date="2025-12-18T15:01:00Z" w:initials="WB">
    <w:p w14:paraId="0D11B9B6" w14:textId="41B80990" w:rsidR="00546F0C" w:rsidRDefault="00546F0C" w:rsidP="00546F0C">
      <w:r>
        <w:rPr>
          <w:rStyle w:val="CommentReference"/>
        </w:rPr>
        <w:annotationRef/>
      </w:r>
      <w:r>
        <w:rPr>
          <w:rFonts w:ascii="CG Times" w:hAnsi="CG Times"/>
          <w:snapToGrid w:val="0"/>
        </w:rPr>
        <w:t xml:space="preserve">weten we of het inderdaad vroeg-systolisch is of laat diastolisch? </w:t>
      </w:r>
    </w:p>
  </w:comment>
  <w:comment w:id="19" w:author="Antonius, Tim" w:date="2025-12-18T20:30:00Z" w:initials="AT">
    <w:p w14:paraId="5D83AB9B" w14:textId="77777777" w:rsidR="00654F10" w:rsidRDefault="00654F10" w:rsidP="00654F10">
      <w:r>
        <w:rPr>
          <w:rStyle w:val="CommentReference"/>
        </w:rPr>
        <w:annotationRef/>
      </w:r>
      <w:r>
        <w:rPr>
          <w:rFonts w:ascii="CG Times" w:hAnsi="CG Times"/>
          <w:snapToGrid w:val="0"/>
        </w:rPr>
        <w:t>ja, vroeg-systolisch</w:t>
      </w:r>
    </w:p>
  </w:comment>
  <w:comment w:id="20" w:author="Boode, Willem de" w:date="2025-12-18T16:32:00Z" w:initials="WB">
    <w:p w14:paraId="3CF61041" w14:textId="114233DB" w:rsidR="007D4800" w:rsidRDefault="007D4800" w:rsidP="007D4800">
      <w:r>
        <w:rPr>
          <w:rStyle w:val="CommentReference"/>
        </w:rPr>
        <w:annotationRef/>
      </w:r>
      <w:r>
        <w:rPr>
          <w:rFonts w:ascii="CG Times" w:hAnsi="CG Times"/>
          <w:snapToGrid w:val="0"/>
        </w:rPr>
        <w:t>Waarom geen data uit het model voor de andere variabelen dan Q?</w:t>
      </w:r>
    </w:p>
  </w:comment>
  <w:comment w:id="21" w:author="Antonius, Tim" w:date="2025-12-18T20:31:00Z" w:initials="AT">
    <w:p w14:paraId="5AB68FEC" w14:textId="77777777" w:rsidR="00654F10" w:rsidRDefault="00654F10" w:rsidP="00654F10">
      <w:r>
        <w:rPr>
          <w:rStyle w:val="CommentReference"/>
        </w:rPr>
        <w:annotationRef/>
      </w:r>
      <w:r>
        <w:rPr>
          <w:rFonts w:ascii="CG Times" w:hAnsi="CG Times"/>
          <w:snapToGrid w:val="0"/>
        </w:rPr>
        <w:t>moet ik nog invullen</w:t>
      </w:r>
    </w:p>
  </w:comment>
  <w:comment w:id="22" w:author="Boode, Willem de" w:date="2025-12-18T16:06:00Z" w:initials="WB">
    <w:p w14:paraId="5FC077FA" w14:textId="1DEE9939" w:rsidR="00317A46" w:rsidRDefault="00317A46" w:rsidP="00317A46">
      <w:r>
        <w:rPr>
          <w:rStyle w:val="CommentReference"/>
        </w:rPr>
        <w:annotationRef/>
      </w:r>
      <w:r>
        <w:rPr>
          <w:rFonts w:ascii="CG Times" w:hAnsi="CG Times"/>
          <w:snapToGrid w:val="0"/>
        </w:rPr>
        <w:t>with closed DA</w:t>
      </w:r>
    </w:p>
  </w:comment>
  <w:comment w:id="23" w:author="Boode, Willem de" w:date="2025-12-18T16:06:00Z" w:initials="WB">
    <w:p w14:paraId="29A1535B" w14:textId="77777777" w:rsidR="00317A46" w:rsidRDefault="00317A46" w:rsidP="00317A46">
      <w:r>
        <w:rPr>
          <w:rStyle w:val="CommentReference"/>
        </w:rPr>
        <w:annotationRef/>
      </w:r>
      <w:r>
        <w:rPr>
          <w:rFonts w:ascii="CG Times" w:hAnsi="CG Times"/>
          <w:snapToGrid w:val="0"/>
        </w:rPr>
        <w:t>with closed DA</w:t>
      </w:r>
    </w:p>
  </w:comment>
  <w:comment w:id="24" w:author="Boode, Willem de" w:date="2025-12-18T16:30:00Z" w:initials="WB">
    <w:p w14:paraId="77BB35E7" w14:textId="77777777" w:rsidR="007D4800" w:rsidRDefault="007D4800" w:rsidP="007D4800">
      <w:r>
        <w:rPr>
          <w:rStyle w:val="CommentReference"/>
        </w:rPr>
        <w:annotationRef/>
      </w:r>
      <w:r>
        <w:rPr>
          <w:rFonts w:ascii="CG Times" w:hAnsi="CG Times"/>
          <w:snapToGrid w:val="0"/>
        </w:rPr>
        <w:t>Ik denk dat het goed is de omschrijven wat je precies met deze gradient bedoelt (SPAP minus LAP?)</w:t>
      </w:r>
    </w:p>
  </w:comment>
  <w:comment w:id="25" w:author="Antonius, Tim" w:date="2025-12-18T21:06:00Z" w:initials="AT">
    <w:p w14:paraId="0A4CCC2B" w14:textId="77777777" w:rsidR="00223727" w:rsidRDefault="00223727" w:rsidP="00223727">
      <w:r>
        <w:rPr>
          <w:rStyle w:val="CommentReference"/>
        </w:rPr>
        <w:annotationRef/>
      </w:r>
      <w:r>
        <w:rPr>
          <w:rFonts w:ascii="CG Times" w:hAnsi="CG Times"/>
          <w:snapToGrid w:val="0"/>
        </w:rPr>
        <w:t>gedaan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DFD0F5B" w15:done="1"/>
  <w15:commentEx w15:paraId="00082394" w15:paraIdParent="1DFD0F5B" w15:done="1"/>
  <w15:commentEx w15:paraId="05613FE5" w15:done="1"/>
  <w15:commentEx w15:paraId="522636F7" w15:paraIdParent="05613FE5" w15:done="1"/>
  <w15:commentEx w15:paraId="774B0E31" w15:done="1"/>
  <w15:commentEx w15:paraId="42DD13CA" w15:paraIdParent="774B0E31" w15:done="1"/>
  <w15:commentEx w15:paraId="0D11B9B6" w15:done="1"/>
  <w15:commentEx w15:paraId="5D83AB9B" w15:paraIdParent="0D11B9B6" w15:done="1"/>
  <w15:commentEx w15:paraId="3CF61041" w15:done="0"/>
  <w15:commentEx w15:paraId="5AB68FEC" w15:paraIdParent="3CF61041" w15:done="0"/>
  <w15:commentEx w15:paraId="5FC077FA" w15:done="1"/>
  <w15:commentEx w15:paraId="29A1535B" w15:done="1"/>
  <w15:commentEx w15:paraId="77BB35E7" w15:done="1"/>
  <w15:commentEx w15:paraId="0A4CCC2B" w15:paraIdParent="77BB35E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9FA9BCB" w16cex:dateUtc="2025-12-18T12:08:00Z"/>
  <w16cex:commentExtensible w16cex:durableId="6A2CDB2D" w16cex:dateUtc="2025-12-18T19:27:00Z"/>
  <w16cex:commentExtensible w16cex:durableId="52900DF7" w16cex:dateUtc="2025-12-18T12:36:00Z"/>
  <w16cex:commentExtensible w16cex:durableId="6722CD4C" w16cex:dateUtc="2025-12-18T19:25:00Z"/>
  <w16cex:commentExtensible w16cex:durableId="2A5F9F7D" w16cex:dateUtc="2025-12-18T12:59:00Z"/>
  <w16cex:commentExtensible w16cex:durableId="5E1A5C1F" w16cex:dateUtc="2025-12-18T19:29:00Z"/>
  <w16cex:commentExtensible w16cex:durableId="44CC4D61" w16cex:dateUtc="2025-12-18T14:01:00Z"/>
  <w16cex:commentExtensible w16cex:durableId="06A31263" w16cex:dateUtc="2025-12-18T19:30:00Z"/>
  <w16cex:commentExtensible w16cex:durableId="1894D0CB" w16cex:dateUtc="2025-12-18T15:32:00Z"/>
  <w16cex:commentExtensible w16cex:durableId="3CD3C455" w16cex:dateUtc="2025-12-18T19:31:00Z"/>
  <w16cex:commentExtensible w16cex:durableId="606441D0" w16cex:dateUtc="2025-12-18T15:06:00Z"/>
  <w16cex:commentExtensible w16cex:durableId="780F97FD" w16cex:dateUtc="2025-12-18T15:06:00Z"/>
  <w16cex:commentExtensible w16cex:durableId="76511DA6" w16cex:dateUtc="2025-12-18T15:30:00Z"/>
  <w16cex:commentExtensible w16cex:durableId="4B5CB265" w16cex:dateUtc="2025-12-18T20: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DFD0F5B" w16cid:durableId="09FA9BCB"/>
  <w16cid:commentId w16cid:paraId="00082394" w16cid:durableId="6A2CDB2D"/>
  <w16cid:commentId w16cid:paraId="05613FE5" w16cid:durableId="52900DF7"/>
  <w16cid:commentId w16cid:paraId="522636F7" w16cid:durableId="6722CD4C"/>
  <w16cid:commentId w16cid:paraId="774B0E31" w16cid:durableId="2A5F9F7D"/>
  <w16cid:commentId w16cid:paraId="42DD13CA" w16cid:durableId="5E1A5C1F"/>
  <w16cid:commentId w16cid:paraId="0D11B9B6" w16cid:durableId="44CC4D61"/>
  <w16cid:commentId w16cid:paraId="5D83AB9B" w16cid:durableId="06A31263"/>
  <w16cid:commentId w16cid:paraId="3CF61041" w16cid:durableId="1894D0CB"/>
  <w16cid:commentId w16cid:paraId="5AB68FEC" w16cid:durableId="3CD3C455"/>
  <w16cid:commentId w16cid:paraId="5FC077FA" w16cid:durableId="606441D0"/>
  <w16cid:commentId w16cid:paraId="29A1535B" w16cid:durableId="780F97FD"/>
  <w16cid:commentId w16cid:paraId="77BB35E7" w16cid:durableId="76511DA6"/>
  <w16cid:commentId w16cid:paraId="0A4CCC2B" w16cid:durableId="4B5CB2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235570" w14:textId="77777777" w:rsidR="00AE4AE6" w:rsidRDefault="00AE4AE6">
      <w:r>
        <w:separator/>
      </w:r>
    </w:p>
  </w:endnote>
  <w:endnote w:type="continuationSeparator" w:id="0">
    <w:p w14:paraId="399EA6B5" w14:textId="77777777" w:rsidR="00AE4AE6" w:rsidRDefault="00AE4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G Times">
    <w:altName w:val="Times New Roman"/>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D06EDF" w14:textId="77777777" w:rsidR="00AE4AE6" w:rsidRDefault="00AE4AE6">
      <w:r>
        <w:separator/>
      </w:r>
    </w:p>
  </w:footnote>
  <w:footnote w:type="continuationSeparator" w:id="0">
    <w:p w14:paraId="2197F569" w14:textId="77777777" w:rsidR="00AE4AE6" w:rsidRDefault="00AE4A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99182226"/>
      <w:docPartObj>
        <w:docPartGallery w:val="Page Numbers (Top of Page)"/>
        <w:docPartUnique/>
      </w:docPartObj>
    </w:sdtPr>
    <w:sdtContent>
      <w:p w14:paraId="356FA35C" w14:textId="77777777" w:rsidR="003D4A22" w:rsidRDefault="003D4A22">
        <w:pPr>
          <w:pStyle w:val="Header"/>
          <w:jc w:val="right"/>
        </w:pPr>
        <w:r>
          <w:fldChar w:fldCharType="begin"/>
        </w:r>
        <w:r>
          <w:instrText>PAGE   \* MERGEFORMAT</w:instrText>
        </w:r>
        <w:r>
          <w:fldChar w:fldCharType="separate"/>
        </w:r>
        <w:r>
          <w:t>2</w:t>
        </w:r>
        <w:r>
          <w:fldChar w:fldCharType="end"/>
        </w:r>
      </w:p>
    </w:sdtContent>
  </w:sdt>
  <w:p w14:paraId="16DABE17" w14:textId="77777777" w:rsidR="003D4A22" w:rsidRDefault="003D4A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6F0421"/>
    <w:multiLevelType w:val="multilevel"/>
    <w:tmpl w:val="BB4A7B34"/>
    <w:lvl w:ilvl="0">
      <w:start w:val="1"/>
      <w:numFmt w:val="decimal"/>
      <w:lvlText w:val="%1."/>
      <w:lvlJc w:val="left"/>
      <w:pPr>
        <w:ind w:left="720" w:hanging="360"/>
      </w:pPr>
      <w:rPr>
        <w:rFonts w:hint="default"/>
        <w:color w:val="auto"/>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15F22CC4"/>
    <w:multiLevelType w:val="multilevel"/>
    <w:tmpl w:val="4D1814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A916AA"/>
    <w:multiLevelType w:val="hybridMultilevel"/>
    <w:tmpl w:val="561497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C40E30"/>
    <w:multiLevelType w:val="hybridMultilevel"/>
    <w:tmpl w:val="7DE071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4B86378"/>
    <w:multiLevelType w:val="hybridMultilevel"/>
    <w:tmpl w:val="97F401E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8393BCD"/>
    <w:multiLevelType w:val="hybridMultilevel"/>
    <w:tmpl w:val="B0542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9B61E0"/>
    <w:multiLevelType w:val="hybridMultilevel"/>
    <w:tmpl w:val="52C6E11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B0F1C5C"/>
    <w:multiLevelType w:val="multilevel"/>
    <w:tmpl w:val="5F20C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500668"/>
    <w:multiLevelType w:val="multilevel"/>
    <w:tmpl w:val="E952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DF63F0"/>
    <w:multiLevelType w:val="hybridMultilevel"/>
    <w:tmpl w:val="8B083B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2C65D19"/>
    <w:multiLevelType w:val="hybridMultilevel"/>
    <w:tmpl w:val="C1C659BA"/>
    <w:lvl w:ilvl="0" w:tplc="57000E74">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2833CB"/>
    <w:multiLevelType w:val="hybridMultilevel"/>
    <w:tmpl w:val="7618E1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D335887"/>
    <w:multiLevelType w:val="hybridMultilevel"/>
    <w:tmpl w:val="D158A9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D99321F"/>
    <w:multiLevelType w:val="hybridMultilevel"/>
    <w:tmpl w:val="26DE9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A73920"/>
    <w:multiLevelType w:val="hybridMultilevel"/>
    <w:tmpl w:val="84A2A8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C9A4725"/>
    <w:multiLevelType w:val="hybridMultilevel"/>
    <w:tmpl w:val="B5644820"/>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7F01FFC"/>
    <w:multiLevelType w:val="multilevel"/>
    <w:tmpl w:val="8710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555F10"/>
    <w:multiLevelType w:val="hybridMultilevel"/>
    <w:tmpl w:val="6DDE34E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8" w15:restartNumberingAfterBreak="0">
    <w:nsid w:val="72D514C7"/>
    <w:multiLevelType w:val="hybridMultilevel"/>
    <w:tmpl w:val="A7D62FF2"/>
    <w:lvl w:ilvl="0" w:tplc="04130005">
      <w:start w:val="1"/>
      <w:numFmt w:val="bullet"/>
      <w:lvlText w:val=""/>
      <w:lvlJc w:val="left"/>
      <w:pPr>
        <w:ind w:left="531"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732657F6"/>
    <w:multiLevelType w:val="hybridMultilevel"/>
    <w:tmpl w:val="85186DA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4507305"/>
    <w:multiLevelType w:val="hybridMultilevel"/>
    <w:tmpl w:val="A3E4ED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B264056"/>
    <w:multiLevelType w:val="multilevel"/>
    <w:tmpl w:val="C3E0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1B3252"/>
    <w:multiLevelType w:val="hybridMultilevel"/>
    <w:tmpl w:val="D6D69256"/>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2201112">
    <w:abstractNumId w:val="11"/>
  </w:num>
  <w:num w:numId="2" w16cid:durableId="1178889884">
    <w:abstractNumId w:val="3"/>
  </w:num>
  <w:num w:numId="3" w16cid:durableId="438642843">
    <w:abstractNumId w:val="12"/>
  </w:num>
  <w:num w:numId="4" w16cid:durableId="2049524566">
    <w:abstractNumId w:val="2"/>
  </w:num>
  <w:num w:numId="5" w16cid:durableId="2134245894">
    <w:abstractNumId w:val="9"/>
  </w:num>
  <w:num w:numId="6" w16cid:durableId="2080208102">
    <w:abstractNumId w:val="14"/>
  </w:num>
  <w:num w:numId="7" w16cid:durableId="377321572">
    <w:abstractNumId w:val="20"/>
  </w:num>
  <w:num w:numId="8" w16cid:durableId="941299310">
    <w:abstractNumId w:val="4"/>
  </w:num>
  <w:num w:numId="9" w16cid:durableId="243151092">
    <w:abstractNumId w:val="10"/>
  </w:num>
  <w:num w:numId="10" w16cid:durableId="1438019904">
    <w:abstractNumId w:val="22"/>
  </w:num>
  <w:num w:numId="11" w16cid:durableId="1843545488">
    <w:abstractNumId w:val="15"/>
  </w:num>
  <w:num w:numId="12" w16cid:durableId="1832988934">
    <w:abstractNumId w:val="18"/>
  </w:num>
  <w:num w:numId="13" w16cid:durableId="1487209095">
    <w:abstractNumId w:val="7"/>
  </w:num>
  <w:num w:numId="14" w16cid:durableId="1276525969">
    <w:abstractNumId w:val="21"/>
  </w:num>
  <w:num w:numId="15" w16cid:durableId="1196381462">
    <w:abstractNumId w:val="17"/>
  </w:num>
  <w:num w:numId="16" w16cid:durableId="1784955910">
    <w:abstractNumId w:val="5"/>
  </w:num>
  <w:num w:numId="17" w16cid:durableId="1523861133">
    <w:abstractNumId w:val="16"/>
  </w:num>
  <w:num w:numId="18" w16cid:durableId="1466122096">
    <w:abstractNumId w:val="8"/>
  </w:num>
  <w:num w:numId="19" w16cid:durableId="1153256905">
    <w:abstractNumId w:val="13"/>
  </w:num>
  <w:num w:numId="20" w16cid:durableId="2083553211">
    <w:abstractNumId w:val="0"/>
  </w:num>
  <w:num w:numId="21" w16cid:durableId="1218475557">
    <w:abstractNumId w:val="1"/>
  </w:num>
  <w:num w:numId="22" w16cid:durableId="1854682359">
    <w:abstractNumId w:val="6"/>
  </w:num>
  <w:num w:numId="23" w16cid:durableId="1172067212">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oode, Willem de">
    <w15:presenceInfo w15:providerId="AD" w15:userId="S::Willem.deBoode@radboudumc.nl::fa23777a-bd7b-444b-9f54-fbd8898d0108"/>
  </w15:person>
  <w15:person w15:author="Antonius, Tim">
    <w15:presenceInfo w15:providerId="AD" w15:userId="S::Tim.Antonius@radboudumc.nl::3ea16bba-4736-4d3c-a01d-c535b460d7e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5w90zxw4p0f2qe2xtixwtw6t9w909tr0vpa&quot;&gt;AntoniusLibrary&lt;record-ids&gt;&lt;item&gt;1&lt;/item&gt;&lt;item&gt;2&lt;/item&gt;&lt;item&gt;3&lt;/item&gt;&lt;item&gt;4&lt;/item&gt;&lt;item&gt;10&lt;/item&gt;&lt;item&gt;21&lt;/item&gt;&lt;item&gt;30&lt;/item&gt;&lt;item&gt;31&lt;/item&gt;&lt;item&gt;32&lt;/item&gt;&lt;item&gt;40&lt;/item&gt;&lt;item&gt;41&lt;/item&gt;&lt;item&gt;42&lt;/item&gt;&lt;item&gt;43&lt;/item&gt;&lt;item&gt;44&lt;/item&gt;&lt;item&gt;45&lt;/item&gt;&lt;item&gt;48&lt;/item&gt;&lt;item&gt;49&lt;/item&gt;&lt;item&gt;50&lt;/item&gt;&lt;item&gt;53&lt;/item&gt;&lt;item&gt;54&lt;/item&gt;&lt;item&gt;68&lt;/item&gt;&lt;item&gt;69&lt;/item&gt;&lt;item&gt;70&lt;/item&gt;&lt;/record-ids&gt;&lt;/item&gt;&lt;/Libraries&gt;"/>
  </w:docVars>
  <w:rsids>
    <w:rsidRoot w:val="003D4A22"/>
    <w:rsid w:val="000136A3"/>
    <w:rsid w:val="00013DC1"/>
    <w:rsid w:val="00046B9D"/>
    <w:rsid w:val="00077D46"/>
    <w:rsid w:val="000910FD"/>
    <w:rsid w:val="000B3348"/>
    <w:rsid w:val="000C0E17"/>
    <w:rsid w:val="000E2AFB"/>
    <w:rsid w:val="00104044"/>
    <w:rsid w:val="00117EBB"/>
    <w:rsid w:val="00124200"/>
    <w:rsid w:val="001331D9"/>
    <w:rsid w:val="00175D90"/>
    <w:rsid w:val="001D5B9B"/>
    <w:rsid w:val="001D6ADF"/>
    <w:rsid w:val="001E02D3"/>
    <w:rsid w:val="001E0B8F"/>
    <w:rsid w:val="001E246A"/>
    <w:rsid w:val="001F3C50"/>
    <w:rsid w:val="00200E9D"/>
    <w:rsid w:val="00210DF9"/>
    <w:rsid w:val="00211556"/>
    <w:rsid w:val="00216981"/>
    <w:rsid w:val="00223727"/>
    <w:rsid w:val="00224D22"/>
    <w:rsid w:val="00230AED"/>
    <w:rsid w:val="002338DC"/>
    <w:rsid w:val="002341DB"/>
    <w:rsid w:val="00237DBE"/>
    <w:rsid w:val="00243775"/>
    <w:rsid w:val="00260ED8"/>
    <w:rsid w:val="0028533B"/>
    <w:rsid w:val="00291374"/>
    <w:rsid w:val="002B1C33"/>
    <w:rsid w:val="002C2C33"/>
    <w:rsid w:val="002F2512"/>
    <w:rsid w:val="00301A46"/>
    <w:rsid w:val="00314B94"/>
    <w:rsid w:val="00317A46"/>
    <w:rsid w:val="00330C60"/>
    <w:rsid w:val="00365644"/>
    <w:rsid w:val="00367D6A"/>
    <w:rsid w:val="00377BBC"/>
    <w:rsid w:val="00381058"/>
    <w:rsid w:val="0038281E"/>
    <w:rsid w:val="0039547B"/>
    <w:rsid w:val="00397336"/>
    <w:rsid w:val="003B5B00"/>
    <w:rsid w:val="003D10CC"/>
    <w:rsid w:val="003D4A22"/>
    <w:rsid w:val="003E214A"/>
    <w:rsid w:val="003F3886"/>
    <w:rsid w:val="004076F7"/>
    <w:rsid w:val="00421283"/>
    <w:rsid w:val="0043505A"/>
    <w:rsid w:val="004471B3"/>
    <w:rsid w:val="00447A5E"/>
    <w:rsid w:val="00455D9E"/>
    <w:rsid w:val="0046270B"/>
    <w:rsid w:val="00471B5F"/>
    <w:rsid w:val="00480B33"/>
    <w:rsid w:val="00482DB2"/>
    <w:rsid w:val="00486679"/>
    <w:rsid w:val="0049060A"/>
    <w:rsid w:val="004A151A"/>
    <w:rsid w:val="004B4E40"/>
    <w:rsid w:val="004D11CC"/>
    <w:rsid w:val="004D3EA7"/>
    <w:rsid w:val="004D686B"/>
    <w:rsid w:val="004E02AF"/>
    <w:rsid w:val="0050369C"/>
    <w:rsid w:val="005139EA"/>
    <w:rsid w:val="00546F0C"/>
    <w:rsid w:val="00547C97"/>
    <w:rsid w:val="005616B9"/>
    <w:rsid w:val="00571C56"/>
    <w:rsid w:val="005743F8"/>
    <w:rsid w:val="005827D2"/>
    <w:rsid w:val="005A164E"/>
    <w:rsid w:val="005A4835"/>
    <w:rsid w:val="005A61D4"/>
    <w:rsid w:val="005E3F4F"/>
    <w:rsid w:val="005E67D9"/>
    <w:rsid w:val="005F5013"/>
    <w:rsid w:val="00603428"/>
    <w:rsid w:val="006242A4"/>
    <w:rsid w:val="00652D1C"/>
    <w:rsid w:val="00654F10"/>
    <w:rsid w:val="00656BCB"/>
    <w:rsid w:val="00665034"/>
    <w:rsid w:val="0066507C"/>
    <w:rsid w:val="0068555A"/>
    <w:rsid w:val="006C2FDB"/>
    <w:rsid w:val="006D2319"/>
    <w:rsid w:val="006F57BB"/>
    <w:rsid w:val="006F76B1"/>
    <w:rsid w:val="006F7DA1"/>
    <w:rsid w:val="00730FE4"/>
    <w:rsid w:val="00734F0D"/>
    <w:rsid w:val="00735AFF"/>
    <w:rsid w:val="00745343"/>
    <w:rsid w:val="00751829"/>
    <w:rsid w:val="00754DC8"/>
    <w:rsid w:val="0076469F"/>
    <w:rsid w:val="007706A4"/>
    <w:rsid w:val="007A1BC7"/>
    <w:rsid w:val="007B3570"/>
    <w:rsid w:val="007B7440"/>
    <w:rsid w:val="007D4800"/>
    <w:rsid w:val="007E0868"/>
    <w:rsid w:val="007F2FF1"/>
    <w:rsid w:val="00800FCA"/>
    <w:rsid w:val="008044BC"/>
    <w:rsid w:val="0081343A"/>
    <w:rsid w:val="00814B61"/>
    <w:rsid w:val="008532F5"/>
    <w:rsid w:val="0087731C"/>
    <w:rsid w:val="00897E0B"/>
    <w:rsid w:val="008A254F"/>
    <w:rsid w:val="008A6C66"/>
    <w:rsid w:val="008B20BE"/>
    <w:rsid w:val="008F042C"/>
    <w:rsid w:val="008F6F74"/>
    <w:rsid w:val="00903777"/>
    <w:rsid w:val="00907E60"/>
    <w:rsid w:val="00927627"/>
    <w:rsid w:val="009307C9"/>
    <w:rsid w:val="00940DC8"/>
    <w:rsid w:val="00941278"/>
    <w:rsid w:val="00955F12"/>
    <w:rsid w:val="00962D5D"/>
    <w:rsid w:val="00977E23"/>
    <w:rsid w:val="009928BA"/>
    <w:rsid w:val="009958BA"/>
    <w:rsid w:val="009A2D74"/>
    <w:rsid w:val="009A50A1"/>
    <w:rsid w:val="009B08A3"/>
    <w:rsid w:val="009B43EC"/>
    <w:rsid w:val="009C16D1"/>
    <w:rsid w:val="009C1FD8"/>
    <w:rsid w:val="009D0144"/>
    <w:rsid w:val="009D3DA6"/>
    <w:rsid w:val="009F6404"/>
    <w:rsid w:val="00A11FED"/>
    <w:rsid w:val="00A216E2"/>
    <w:rsid w:val="00A51513"/>
    <w:rsid w:val="00A6083B"/>
    <w:rsid w:val="00AB3BA2"/>
    <w:rsid w:val="00AD2C97"/>
    <w:rsid w:val="00AE4AE6"/>
    <w:rsid w:val="00AE4D1D"/>
    <w:rsid w:val="00B11579"/>
    <w:rsid w:val="00B21ACD"/>
    <w:rsid w:val="00B223FB"/>
    <w:rsid w:val="00B255AC"/>
    <w:rsid w:val="00B31B41"/>
    <w:rsid w:val="00B549C2"/>
    <w:rsid w:val="00BE0DE0"/>
    <w:rsid w:val="00C10AB0"/>
    <w:rsid w:val="00C1226A"/>
    <w:rsid w:val="00C163EF"/>
    <w:rsid w:val="00C17D26"/>
    <w:rsid w:val="00C20D1B"/>
    <w:rsid w:val="00C2179E"/>
    <w:rsid w:val="00C24B09"/>
    <w:rsid w:val="00C50E6F"/>
    <w:rsid w:val="00C57E5D"/>
    <w:rsid w:val="00C60B54"/>
    <w:rsid w:val="00C72555"/>
    <w:rsid w:val="00CA34FA"/>
    <w:rsid w:val="00CA58FB"/>
    <w:rsid w:val="00CA74B8"/>
    <w:rsid w:val="00CB54C2"/>
    <w:rsid w:val="00CC1DE6"/>
    <w:rsid w:val="00CD768D"/>
    <w:rsid w:val="00CF2433"/>
    <w:rsid w:val="00CF6D51"/>
    <w:rsid w:val="00D17D3A"/>
    <w:rsid w:val="00D467EE"/>
    <w:rsid w:val="00D55783"/>
    <w:rsid w:val="00D66674"/>
    <w:rsid w:val="00DD5948"/>
    <w:rsid w:val="00E0500F"/>
    <w:rsid w:val="00E12616"/>
    <w:rsid w:val="00E26FD8"/>
    <w:rsid w:val="00E32595"/>
    <w:rsid w:val="00E34ABD"/>
    <w:rsid w:val="00E4778A"/>
    <w:rsid w:val="00E6404A"/>
    <w:rsid w:val="00EA0285"/>
    <w:rsid w:val="00EA76CA"/>
    <w:rsid w:val="00EB1274"/>
    <w:rsid w:val="00ED7C2A"/>
    <w:rsid w:val="00EE7490"/>
    <w:rsid w:val="00F23546"/>
    <w:rsid w:val="00F26AD7"/>
    <w:rsid w:val="00F44624"/>
    <w:rsid w:val="00F571EB"/>
    <w:rsid w:val="00F97C33"/>
    <w:rsid w:val="00FA0BF9"/>
    <w:rsid w:val="00FA0E24"/>
    <w:rsid w:val="00FA283D"/>
    <w:rsid w:val="00FB208A"/>
    <w:rsid w:val="00FB2C33"/>
    <w:rsid w:val="00FC6B2C"/>
    <w:rsid w:val="00FE4B05"/>
    <w:rsid w:val="00FF6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29208"/>
  <w15:chartTrackingRefBased/>
  <w15:docId w15:val="{DD22B7FC-9B02-F24E-84D5-4783FF4FB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A2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D4A22"/>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3D4A22"/>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outlineLvl w:val="1"/>
    </w:pPr>
    <w:rPr>
      <w:caps/>
      <w:spacing w:val="15"/>
      <w:sz w:val="22"/>
      <w:szCs w:val="22"/>
    </w:rPr>
  </w:style>
  <w:style w:type="paragraph" w:styleId="Heading3">
    <w:name w:val="heading 3"/>
    <w:basedOn w:val="Normal"/>
    <w:next w:val="Normal"/>
    <w:link w:val="Heading3Char"/>
    <w:uiPriority w:val="9"/>
    <w:semiHidden/>
    <w:unhideWhenUsed/>
    <w:qFormat/>
    <w:rsid w:val="003D4A22"/>
    <w:pPr>
      <w:pBdr>
        <w:top w:val="single" w:sz="6" w:space="2" w:color="156082" w:themeColor="accent1"/>
        <w:left w:val="single" w:sz="6" w:space="2" w:color="156082" w:themeColor="accent1"/>
      </w:pBdr>
      <w:spacing w:before="30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3D4A22"/>
    <w:pPr>
      <w:pBdr>
        <w:top w:val="dotted" w:sz="6" w:space="2" w:color="156082" w:themeColor="accent1"/>
        <w:left w:val="dotted" w:sz="6" w:space="2" w:color="156082" w:themeColor="accent1"/>
      </w:pBdr>
      <w:spacing w:before="30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3D4A22"/>
    <w:pPr>
      <w:pBdr>
        <w:bottom w:val="single" w:sz="6" w:space="1" w:color="156082" w:themeColor="accent1"/>
      </w:pBdr>
      <w:spacing w:before="30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3D4A22"/>
    <w:pPr>
      <w:pBdr>
        <w:bottom w:val="dotted" w:sz="6" w:space="1" w:color="156082" w:themeColor="accent1"/>
      </w:pBdr>
      <w:spacing w:before="30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3D4A22"/>
    <w:pPr>
      <w:spacing w:before="30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3D4A22"/>
    <w:pPr>
      <w:spacing w:before="300"/>
      <w:outlineLvl w:val="7"/>
    </w:pPr>
    <w:rPr>
      <w:caps/>
      <w:spacing w:val="10"/>
      <w:sz w:val="18"/>
      <w:szCs w:val="18"/>
    </w:rPr>
  </w:style>
  <w:style w:type="paragraph" w:styleId="Heading9">
    <w:name w:val="heading 9"/>
    <w:basedOn w:val="Normal"/>
    <w:next w:val="Normal"/>
    <w:link w:val="Heading9Char"/>
    <w:uiPriority w:val="9"/>
    <w:semiHidden/>
    <w:unhideWhenUsed/>
    <w:qFormat/>
    <w:rsid w:val="003D4A22"/>
    <w:pPr>
      <w:spacing w:before="30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A22"/>
    <w:rPr>
      <w:rFonts w:ascii="Times New Roman" w:eastAsia="Times New Roman" w:hAnsi="Times New Roman" w:cs="Times New Roman"/>
      <w:b/>
      <w:bCs/>
      <w:caps/>
      <w:color w:val="FFFFFF" w:themeColor="background1"/>
      <w:spacing w:val="15"/>
      <w:kern w:val="0"/>
      <w:sz w:val="22"/>
      <w:szCs w:val="22"/>
      <w:shd w:val="clear" w:color="auto" w:fill="156082" w:themeFill="accent1"/>
      <w14:ligatures w14:val="none"/>
    </w:rPr>
  </w:style>
  <w:style w:type="character" w:customStyle="1" w:styleId="Heading2Char">
    <w:name w:val="Heading 2 Char"/>
    <w:basedOn w:val="DefaultParagraphFont"/>
    <w:link w:val="Heading2"/>
    <w:uiPriority w:val="9"/>
    <w:semiHidden/>
    <w:rsid w:val="003D4A22"/>
    <w:rPr>
      <w:rFonts w:ascii="Times New Roman" w:eastAsia="Times New Roman" w:hAnsi="Times New Roman" w:cs="Times New Roman"/>
      <w:caps/>
      <w:spacing w:val="15"/>
      <w:kern w:val="0"/>
      <w:sz w:val="22"/>
      <w:szCs w:val="22"/>
      <w:shd w:val="clear" w:color="auto" w:fill="C1E4F5" w:themeFill="accent1" w:themeFillTint="33"/>
      <w14:ligatures w14:val="none"/>
    </w:rPr>
  </w:style>
  <w:style w:type="character" w:customStyle="1" w:styleId="Heading3Char">
    <w:name w:val="Heading 3 Char"/>
    <w:basedOn w:val="DefaultParagraphFont"/>
    <w:link w:val="Heading3"/>
    <w:uiPriority w:val="9"/>
    <w:semiHidden/>
    <w:rsid w:val="003D4A22"/>
    <w:rPr>
      <w:rFonts w:ascii="Times New Roman" w:eastAsia="Times New Roman" w:hAnsi="Times New Roman" w:cs="Times New Roman"/>
      <w:caps/>
      <w:color w:val="0A2F40" w:themeColor="accent1" w:themeShade="7F"/>
      <w:spacing w:val="15"/>
      <w:kern w:val="0"/>
      <w:sz w:val="22"/>
      <w:szCs w:val="22"/>
      <w14:ligatures w14:val="none"/>
    </w:rPr>
  </w:style>
  <w:style w:type="character" w:customStyle="1" w:styleId="Heading4Char">
    <w:name w:val="Heading 4 Char"/>
    <w:basedOn w:val="DefaultParagraphFont"/>
    <w:link w:val="Heading4"/>
    <w:uiPriority w:val="9"/>
    <w:semiHidden/>
    <w:rsid w:val="003D4A22"/>
    <w:rPr>
      <w:rFonts w:ascii="Times New Roman" w:eastAsia="Times New Roman" w:hAnsi="Times New Roman" w:cs="Times New Roman"/>
      <w:caps/>
      <w:color w:val="0F4761" w:themeColor="accent1" w:themeShade="BF"/>
      <w:spacing w:val="10"/>
      <w:kern w:val="0"/>
      <w:sz w:val="22"/>
      <w:szCs w:val="22"/>
      <w14:ligatures w14:val="none"/>
    </w:rPr>
  </w:style>
  <w:style w:type="character" w:customStyle="1" w:styleId="Heading5Char">
    <w:name w:val="Heading 5 Char"/>
    <w:basedOn w:val="DefaultParagraphFont"/>
    <w:link w:val="Heading5"/>
    <w:uiPriority w:val="9"/>
    <w:semiHidden/>
    <w:rsid w:val="003D4A22"/>
    <w:rPr>
      <w:rFonts w:ascii="Times New Roman" w:eastAsia="Times New Roman" w:hAnsi="Times New Roman" w:cs="Times New Roman"/>
      <w:caps/>
      <w:color w:val="0F4761" w:themeColor="accent1" w:themeShade="BF"/>
      <w:spacing w:val="10"/>
      <w:kern w:val="0"/>
      <w:sz w:val="22"/>
      <w:szCs w:val="22"/>
      <w14:ligatures w14:val="none"/>
    </w:rPr>
  </w:style>
  <w:style w:type="character" w:customStyle="1" w:styleId="Heading6Char">
    <w:name w:val="Heading 6 Char"/>
    <w:basedOn w:val="DefaultParagraphFont"/>
    <w:link w:val="Heading6"/>
    <w:uiPriority w:val="9"/>
    <w:semiHidden/>
    <w:rsid w:val="003D4A22"/>
    <w:rPr>
      <w:rFonts w:ascii="Times New Roman" w:eastAsia="Times New Roman" w:hAnsi="Times New Roman" w:cs="Times New Roman"/>
      <w:caps/>
      <w:color w:val="0F4761" w:themeColor="accent1" w:themeShade="BF"/>
      <w:spacing w:val="10"/>
      <w:kern w:val="0"/>
      <w:sz w:val="22"/>
      <w:szCs w:val="22"/>
      <w14:ligatures w14:val="none"/>
    </w:rPr>
  </w:style>
  <w:style w:type="character" w:customStyle="1" w:styleId="Heading7Char">
    <w:name w:val="Heading 7 Char"/>
    <w:basedOn w:val="DefaultParagraphFont"/>
    <w:link w:val="Heading7"/>
    <w:uiPriority w:val="9"/>
    <w:semiHidden/>
    <w:rsid w:val="003D4A22"/>
    <w:rPr>
      <w:rFonts w:ascii="Times New Roman" w:eastAsia="Times New Roman" w:hAnsi="Times New Roman" w:cs="Times New Roman"/>
      <w:caps/>
      <w:color w:val="0F4761" w:themeColor="accent1" w:themeShade="BF"/>
      <w:spacing w:val="10"/>
      <w:kern w:val="0"/>
      <w:sz w:val="22"/>
      <w:szCs w:val="22"/>
      <w14:ligatures w14:val="none"/>
    </w:rPr>
  </w:style>
  <w:style w:type="character" w:customStyle="1" w:styleId="Heading8Char">
    <w:name w:val="Heading 8 Char"/>
    <w:basedOn w:val="DefaultParagraphFont"/>
    <w:link w:val="Heading8"/>
    <w:uiPriority w:val="9"/>
    <w:semiHidden/>
    <w:rsid w:val="003D4A22"/>
    <w:rPr>
      <w:rFonts w:ascii="Times New Roman" w:eastAsia="Times New Roman" w:hAnsi="Times New Roman" w:cs="Times New Roman"/>
      <w:caps/>
      <w:spacing w:val="10"/>
      <w:kern w:val="0"/>
      <w:sz w:val="18"/>
      <w:szCs w:val="18"/>
      <w14:ligatures w14:val="none"/>
    </w:rPr>
  </w:style>
  <w:style w:type="character" w:customStyle="1" w:styleId="Heading9Char">
    <w:name w:val="Heading 9 Char"/>
    <w:basedOn w:val="DefaultParagraphFont"/>
    <w:link w:val="Heading9"/>
    <w:uiPriority w:val="9"/>
    <w:semiHidden/>
    <w:rsid w:val="003D4A22"/>
    <w:rPr>
      <w:rFonts w:ascii="Times New Roman" w:eastAsia="Times New Roman" w:hAnsi="Times New Roman" w:cs="Times New Roman"/>
      <w:i/>
      <w:caps/>
      <w:spacing w:val="10"/>
      <w:kern w:val="0"/>
      <w:sz w:val="18"/>
      <w:szCs w:val="18"/>
      <w14:ligatures w14:val="none"/>
    </w:rPr>
  </w:style>
  <w:style w:type="paragraph" w:styleId="Title">
    <w:name w:val="Title"/>
    <w:basedOn w:val="Normal"/>
    <w:next w:val="Normal"/>
    <w:link w:val="TitleChar"/>
    <w:uiPriority w:val="10"/>
    <w:qFormat/>
    <w:rsid w:val="003D4A22"/>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3D4A22"/>
    <w:rPr>
      <w:rFonts w:ascii="Times New Roman" w:eastAsia="Times New Roman" w:hAnsi="Times New Roman" w:cs="Times New Roman"/>
      <w:caps/>
      <w:color w:val="156082" w:themeColor="accent1"/>
      <w:spacing w:val="10"/>
      <w:kern w:val="28"/>
      <w:sz w:val="52"/>
      <w:szCs w:val="52"/>
      <w14:ligatures w14:val="none"/>
    </w:rPr>
  </w:style>
  <w:style w:type="paragraph" w:styleId="Subtitle">
    <w:name w:val="Subtitle"/>
    <w:basedOn w:val="Normal"/>
    <w:next w:val="Normal"/>
    <w:link w:val="SubtitleChar"/>
    <w:uiPriority w:val="11"/>
    <w:qFormat/>
    <w:rsid w:val="003D4A22"/>
    <w:pPr>
      <w:spacing w:after="1000"/>
    </w:pPr>
    <w:rPr>
      <w:caps/>
      <w:color w:val="595959" w:themeColor="text1" w:themeTint="A6"/>
      <w:spacing w:val="10"/>
    </w:rPr>
  </w:style>
  <w:style w:type="character" w:customStyle="1" w:styleId="SubtitleChar">
    <w:name w:val="Subtitle Char"/>
    <w:basedOn w:val="DefaultParagraphFont"/>
    <w:link w:val="Subtitle"/>
    <w:uiPriority w:val="11"/>
    <w:rsid w:val="003D4A22"/>
    <w:rPr>
      <w:rFonts w:ascii="Times New Roman" w:eastAsia="Times New Roman" w:hAnsi="Times New Roman" w:cs="Times New Roman"/>
      <w:caps/>
      <w:color w:val="595959" w:themeColor="text1" w:themeTint="A6"/>
      <w:spacing w:val="10"/>
      <w:kern w:val="0"/>
      <w14:ligatures w14:val="none"/>
    </w:rPr>
  </w:style>
  <w:style w:type="paragraph" w:styleId="Quote">
    <w:name w:val="Quote"/>
    <w:basedOn w:val="Normal"/>
    <w:next w:val="Normal"/>
    <w:link w:val="QuoteChar"/>
    <w:uiPriority w:val="29"/>
    <w:qFormat/>
    <w:rsid w:val="003D4A22"/>
    <w:rPr>
      <w:i/>
      <w:iCs/>
    </w:rPr>
  </w:style>
  <w:style w:type="character" w:customStyle="1" w:styleId="QuoteChar">
    <w:name w:val="Quote Char"/>
    <w:basedOn w:val="DefaultParagraphFont"/>
    <w:link w:val="Quote"/>
    <w:uiPriority w:val="29"/>
    <w:rsid w:val="003D4A22"/>
    <w:rPr>
      <w:rFonts w:ascii="Times New Roman" w:eastAsia="Times New Roman" w:hAnsi="Times New Roman" w:cs="Times New Roman"/>
      <w:i/>
      <w:iCs/>
      <w:kern w:val="0"/>
      <w14:ligatures w14:val="none"/>
    </w:rPr>
  </w:style>
  <w:style w:type="paragraph" w:styleId="ListParagraph">
    <w:name w:val="List Paragraph"/>
    <w:basedOn w:val="Normal"/>
    <w:uiPriority w:val="34"/>
    <w:qFormat/>
    <w:rsid w:val="003D4A22"/>
    <w:pPr>
      <w:ind w:left="720"/>
      <w:contextualSpacing/>
    </w:pPr>
  </w:style>
  <w:style w:type="character" w:styleId="IntenseEmphasis">
    <w:name w:val="Intense Emphasis"/>
    <w:uiPriority w:val="21"/>
    <w:qFormat/>
    <w:rsid w:val="003D4A22"/>
    <w:rPr>
      <w:b/>
      <w:bCs/>
      <w:caps/>
      <w:color w:val="0A2F40" w:themeColor="accent1" w:themeShade="7F"/>
      <w:spacing w:val="10"/>
    </w:rPr>
  </w:style>
  <w:style w:type="paragraph" w:styleId="IntenseQuote">
    <w:name w:val="Intense Quote"/>
    <w:basedOn w:val="Normal"/>
    <w:next w:val="Normal"/>
    <w:link w:val="IntenseQuoteChar"/>
    <w:uiPriority w:val="30"/>
    <w:qFormat/>
    <w:rsid w:val="003D4A22"/>
    <w:pPr>
      <w:pBdr>
        <w:top w:val="single" w:sz="4" w:space="10" w:color="156082" w:themeColor="accent1"/>
        <w:left w:val="single" w:sz="4" w:space="10" w:color="156082" w:themeColor="accent1"/>
      </w:pBdr>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3D4A22"/>
    <w:rPr>
      <w:rFonts w:ascii="Times New Roman" w:eastAsia="Times New Roman" w:hAnsi="Times New Roman" w:cs="Times New Roman"/>
      <w:i/>
      <w:iCs/>
      <w:color w:val="156082" w:themeColor="accent1"/>
      <w:kern w:val="0"/>
      <w14:ligatures w14:val="none"/>
    </w:rPr>
  </w:style>
  <w:style w:type="character" w:styleId="IntenseReference">
    <w:name w:val="Intense Reference"/>
    <w:uiPriority w:val="32"/>
    <w:qFormat/>
    <w:rsid w:val="003D4A22"/>
    <w:rPr>
      <w:b/>
      <w:bCs/>
      <w:i/>
      <w:iCs/>
      <w:caps/>
      <w:color w:val="156082" w:themeColor="accent1"/>
    </w:rPr>
  </w:style>
  <w:style w:type="paragraph" w:customStyle="1" w:styleId="Default">
    <w:name w:val="Default"/>
    <w:rsid w:val="003D4A22"/>
    <w:pPr>
      <w:autoSpaceDE w:val="0"/>
      <w:autoSpaceDN w:val="0"/>
      <w:adjustRightInd w:val="0"/>
      <w:spacing w:before="200" w:after="0" w:line="240" w:lineRule="auto"/>
    </w:pPr>
    <w:rPr>
      <w:rFonts w:ascii="Times New Roman" w:eastAsiaTheme="minorEastAsia" w:hAnsi="Times New Roman" w:cs="Times New Roman"/>
      <w:color w:val="000000"/>
      <w:kern w:val="0"/>
      <w:lang w:val="fr-FR"/>
      <w14:ligatures w14:val="none"/>
    </w:rPr>
  </w:style>
  <w:style w:type="paragraph" w:styleId="NoSpacing">
    <w:name w:val="No Spacing"/>
    <w:aliases w:val="Standard"/>
    <w:basedOn w:val="Normal"/>
    <w:link w:val="NoSpacingChar"/>
    <w:uiPriority w:val="1"/>
    <w:qFormat/>
    <w:rsid w:val="003D4A22"/>
  </w:style>
  <w:style w:type="paragraph" w:styleId="NormalWeb">
    <w:name w:val="Normal (Web)"/>
    <w:basedOn w:val="Normal"/>
    <w:uiPriority w:val="99"/>
    <w:unhideWhenUsed/>
    <w:rsid w:val="003D4A22"/>
    <w:pPr>
      <w:spacing w:before="100" w:beforeAutospacing="1" w:after="100" w:afterAutospacing="1"/>
    </w:pPr>
    <w:rPr>
      <w:lang w:eastAsia="fr-FR"/>
    </w:rPr>
  </w:style>
  <w:style w:type="paragraph" w:styleId="Header">
    <w:name w:val="header"/>
    <w:basedOn w:val="Normal"/>
    <w:link w:val="HeaderChar"/>
    <w:uiPriority w:val="99"/>
    <w:unhideWhenUsed/>
    <w:rsid w:val="003D4A22"/>
    <w:pPr>
      <w:tabs>
        <w:tab w:val="center" w:pos="4536"/>
        <w:tab w:val="right" w:pos="9072"/>
      </w:tabs>
    </w:pPr>
  </w:style>
  <w:style w:type="character" w:customStyle="1" w:styleId="HeaderChar">
    <w:name w:val="Header Char"/>
    <w:basedOn w:val="DefaultParagraphFont"/>
    <w:link w:val="Header"/>
    <w:uiPriority w:val="99"/>
    <w:rsid w:val="003D4A22"/>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3D4A22"/>
    <w:pPr>
      <w:tabs>
        <w:tab w:val="center" w:pos="4536"/>
        <w:tab w:val="right" w:pos="9072"/>
      </w:tabs>
    </w:pPr>
  </w:style>
  <w:style w:type="character" w:customStyle="1" w:styleId="FooterChar">
    <w:name w:val="Footer Char"/>
    <w:basedOn w:val="DefaultParagraphFont"/>
    <w:link w:val="Footer"/>
    <w:uiPriority w:val="99"/>
    <w:rsid w:val="003D4A22"/>
    <w:rPr>
      <w:rFonts w:ascii="Times New Roman" w:eastAsia="Times New Roman" w:hAnsi="Times New Roman" w:cs="Times New Roman"/>
      <w:kern w:val="0"/>
      <w14:ligatures w14:val="none"/>
    </w:rPr>
  </w:style>
  <w:style w:type="table" w:styleId="TableGrid">
    <w:name w:val="Table Grid"/>
    <w:basedOn w:val="TableNormal"/>
    <w:uiPriority w:val="39"/>
    <w:rsid w:val="003D4A22"/>
    <w:pPr>
      <w:spacing w:before="200" w:after="0" w:line="240" w:lineRule="auto"/>
    </w:pPr>
    <w:rPr>
      <w:rFonts w:eastAsiaTheme="minorEastAsia"/>
      <w:kern w:val="0"/>
      <w:sz w:val="22"/>
      <w:szCs w:val="22"/>
      <w:lang w:val="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3D4A22"/>
  </w:style>
  <w:style w:type="character" w:customStyle="1" w:styleId="FootnoteTextChar">
    <w:name w:val="Footnote Text Char"/>
    <w:basedOn w:val="DefaultParagraphFont"/>
    <w:link w:val="FootnoteText"/>
    <w:uiPriority w:val="99"/>
    <w:semiHidden/>
    <w:rsid w:val="003D4A22"/>
    <w:rPr>
      <w:rFonts w:ascii="Times New Roman" w:eastAsia="Times New Roman" w:hAnsi="Times New Roman" w:cs="Times New Roman"/>
      <w:kern w:val="0"/>
      <w14:ligatures w14:val="none"/>
    </w:rPr>
  </w:style>
  <w:style w:type="character" w:styleId="FootnoteReference">
    <w:name w:val="footnote reference"/>
    <w:basedOn w:val="DefaultParagraphFont"/>
    <w:uiPriority w:val="99"/>
    <w:semiHidden/>
    <w:unhideWhenUsed/>
    <w:rsid w:val="003D4A22"/>
    <w:rPr>
      <w:vertAlign w:val="superscript"/>
    </w:rPr>
  </w:style>
  <w:style w:type="character" w:styleId="CommentReference">
    <w:name w:val="annotation reference"/>
    <w:basedOn w:val="DefaultParagraphFont"/>
    <w:uiPriority w:val="99"/>
    <w:semiHidden/>
    <w:unhideWhenUsed/>
    <w:rsid w:val="003D4A22"/>
    <w:rPr>
      <w:sz w:val="16"/>
      <w:szCs w:val="16"/>
    </w:rPr>
  </w:style>
  <w:style w:type="paragraph" w:styleId="CommentText">
    <w:name w:val="annotation text"/>
    <w:basedOn w:val="Normal"/>
    <w:link w:val="CommentTextChar"/>
    <w:uiPriority w:val="99"/>
    <w:unhideWhenUsed/>
    <w:rsid w:val="003D4A22"/>
    <w:pPr>
      <w:widowControl w:val="0"/>
    </w:pPr>
    <w:rPr>
      <w:rFonts w:ascii="CG Times" w:hAnsi="CG Times"/>
      <w:snapToGrid w:val="0"/>
    </w:rPr>
  </w:style>
  <w:style w:type="character" w:customStyle="1" w:styleId="CommentTextChar">
    <w:name w:val="Comment Text Char"/>
    <w:basedOn w:val="DefaultParagraphFont"/>
    <w:link w:val="CommentText"/>
    <w:uiPriority w:val="99"/>
    <w:rsid w:val="003D4A22"/>
    <w:rPr>
      <w:rFonts w:ascii="CG Times" w:eastAsia="Times New Roman" w:hAnsi="CG Times" w:cs="Times New Roman"/>
      <w:snapToGrid w:val="0"/>
      <w:kern w:val="0"/>
      <w14:ligatures w14:val="none"/>
    </w:rPr>
  </w:style>
  <w:style w:type="character" w:styleId="PlaceholderText">
    <w:name w:val="Placeholder Text"/>
    <w:basedOn w:val="DefaultParagraphFont"/>
    <w:uiPriority w:val="99"/>
    <w:semiHidden/>
    <w:rsid w:val="003D4A22"/>
    <w:rPr>
      <w:color w:val="808080"/>
    </w:rPr>
  </w:style>
  <w:style w:type="character" w:styleId="Hyperlink">
    <w:name w:val="Hyperlink"/>
    <w:basedOn w:val="DefaultParagraphFont"/>
    <w:uiPriority w:val="99"/>
    <w:unhideWhenUsed/>
    <w:rsid w:val="003D4A22"/>
    <w:rPr>
      <w:color w:val="0000FF"/>
      <w:u w:val="single"/>
    </w:rPr>
  </w:style>
  <w:style w:type="paragraph" w:styleId="BodyText">
    <w:name w:val="Body Text"/>
    <w:basedOn w:val="Normal"/>
    <w:link w:val="BodyTextChar"/>
    <w:autoRedefine/>
    <w:rsid w:val="003D4A22"/>
    <w:pPr>
      <w:widowControl w:val="0"/>
      <w:tabs>
        <w:tab w:val="left" w:pos="567"/>
        <w:tab w:val="left" w:pos="8640"/>
      </w:tabs>
      <w:jc w:val="both"/>
    </w:pPr>
    <w:rPr>
      <w:b/>
      <w:bCs/>
    </w:rPr>
  </w:style>
  <w:style w:type="character" w:customStyle="1" w:styleId="BodyTextChar">
    <w:name w:val="Body Text Char"/>
    <w:basedOn w:val="DefaultParagraphFont"/>
    <w:link w:val="BodyText"/>
    <w:rsid w:val="003D4A22"/>
    <w:rPr>
      <w:rFonts w:ascii="Times New Roman" w:eastAsia="Times New Roman" w:hAnsi="Times New Roman" w:cs="Times New Roman"/>
      <w:b/>
      <w:bCs/>
      <w:kern w:val="0"/>
      <w14:ligatures w14:val="none"/>
    </w:rPr>
  </w:style>
  <w:style w:type="paragraph" w:styleId="BodyTextIndent2">
    <w:name w:val="Body Text Indent 2"/>
    <w:basedOn w:val="Normal"/>
    <w:link w:val="BodyTextIndent2Char"/>
    <w:rsid w:val="003D4A22"/>
    <w:pPr>
      <w:ind w:firstLine="426"/>
      <w:jc w:val="both"/>
    </w:pPr>
  </w:style>
  <w:style w:type="character" w:customStyle="1" w:styleId="BodyTextIndent2Char">
    <w:name w:val="Body Text Indent 2 Char"/>
    <w:basedOn w:val="DefaultParagraphFont"/>
    <w:link w:val="BodyTextIndent2"/>
    <w:rsid w:val="003D4A22"/>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3D4A22"/>
    <w:rPr>
      <w:b/>
      <w:bCs/>
      <w:color w:val="0F4761" w:themeColor="accent1" w:themeShade="BF"/>
      <w:sz w:val="16"/>
      <w:szCs w:val="16"/>
    </w:rPr>
  </w:style>
  <w:style w:type="character" w:styleId="Strong">
    <w:name w:val="Strong"/>
    <w:uiPriority w:val="22"/>
    <w:qFormat/>
    <w:rsid w:val="003D4A22"/>
    <w:rPr>
      <w:b/>
      <w:bCs/>
    </w:rPr>
  </w:style>
  <w:style w:type="character" w:styleId="Emphasis">
    <w:name w:val="Emphasis"/>
    <w:uiPriority w:val="20"/>
    <w:qFormat/>
    <w:rsid w:val="003D4A22"/>
    <w:rPr>
      <w:caps/>
      <w:color w:val="0A2F40" w:themeColor="accent1" w:themeShade="7F"/>
      <w:spacing w:val="5"/>
    </w:rPr>
  </w:style>
  <w:style w:type="character" w:customStyle="1" w:styleId="NoSpacingChar">
    <w:name w:val="No Spacing Char"/>
    <w:aliases w:val="Standard Char"/>
    <w:basedOn w:val="DefaultParagraphFont"/>
    <w:link w:val="NoSpacing"/>
    <w:uiPriority w:val="1"/>
    <w:rsid w:val="003D4A22"/>
    <w:rPr>
      <w:rFonts w:ascii="Times New Roman" w:eastAsia="Times New Roman" w:hAnsi="Times New Roman" w:cs="Times New Roman"/>
      <w:kern w:val="0"/>
      <w14:ligatures w14:val="none"/>
    </w:rPr>
  </w:style>
  <w:style w:type="character" w:styleId="SubtleEmphasis">
    <w:name w:val="Subtle Emphasis"/>
    <w:uiPriority w:val="19"/>
    <w:qFormat/>
    <w:rsid w:val="003D4A22"/>
    <w:rPr>
      <w:i/>
      <w:iCs/>
      <w:color w:val="0A2F40" w:themeColor="accent1" w:themeShade="7F"/>
    </w:rPr>
  </w:style>
  <w:style w:type="character" w:styleId="SubtleReference">
    <w:name w:val="Subtle Reference"/>
    <w:uiPriority w:val="31"/>
    <w:qFormat/>
    <w:rsid w:val="003D4A22"/>
    <w:rPr>
      <w:b/>
      <w:bCs/>
      <w:color w:val="156082" w:themeColor="accent1"/>
    </w:rPr>
  </w:style>
  <w:style w:type="character" w:styleId="BookTitle">
    <w:name w:val="Book Title"/>
    <w:uiPriority w:val="33"/>
    <w:qFormat/>
    <w:rsid w:val="003D4A22"/>
    <w:rPr>
      <w:b/>
      <w:bCs/>
      <w:i/>
      <w:iCs/>
      <w:spacing w:val="9"/>
    </w:rPr>
  </w:style>
  <w:style w:type="paragraph" w:styleId="TOCHeading">
    <w:name w:val="TOC Heading"/>
    <w:basedOn w:val="Heading1"/>
    <w:next w:val="Normal"/>
    <w:uiPriority w:val="39"/>
    <w:semiHidden/>
    <w:unhideWhenUsed/>
    <w:qFormat/>
    <w:rsid w:val="003D4A22"/>
    <w:pPr>
      <w:outlineLvl w:val="9"/>
    </w:pPr>
  </w:style>
  <w:style w:type="paragraph" w:customStyle="1" w:styleId="EndNoteBibliographyTitle">
    <w:name w:val="EndNote Bibliography Title"/>
    <w:basedOn w:val="Normal"/>
    <w:link w:val="EndNoteBibliographyTitleChar"/>
    <w:rsid w:val="003D4A22"/>
    <w:pPr>
      <w:jc w:val="center"/>
    </w:pPr>
  </w:style>
  <w:style w:type="character" w:customStyle="1" w:styleId="EndNoteBibliographyTitleChar">
    <w:name w:val="EndNote Bibliography Title Char"/>
    <w:basedOn w:val="NoSpacingChar"/>
    <w:link w:val="EndNoteBibliographyTitle"/>
    <w:rsid w:val="003D4A22"/>
    <w:rPr>
      <w:rFonts w:ascii="Times New Roman" w:eastAsia="Times New Roman" w:hAnsi="Times New Roman" w:cs="Times New Roman"/>
      <w:kern w:val="0"/>
      <w14:ligatures w14:val="none"/>
    </w:rPr>
  </w:style>
  <w:style w:type="paragraph" w:customStyle="1" w:styleId="EndNoteBibliography">
    <w:name w:val="EndNote Bibliography"/>
    <w:basedOn w:val="Normal"/>
    <w:link w:val="EndNoteBibliographyChar"/>
    <w:rsid w:val="003D4A22"/>
  </w:style>
  <w:style w:type="character" w:customStyle="1" w:styleId="EndNoteBibliographyChar">
    <w:name w:val="EndNote Bibliography Char"/>
    <w:basedOn w:val="NoSpacingChar"/>
    <w:link w:val="EndNoteBibliography"/>
    <w:rsid w:val="003D4A22"/>
    <w:rPr>
      <w:rFonts w:ascii="Times New Roman" w:eastAsia="Times New Roman" w:hAnsi="Times New Roman" w:cs="Times New Roman"/>
      <w:kern w:val="0"/>
      <w14:ligatures w14:val="none"/>
    </w:rPr>
  </w:style>
  <w:style w:type="paragraph" w:styleId="Revision">
    <w:name w:val="Revision"/>
    <w:hidden/>
    <w:uiPriority w:val="99"/>
    <w:semiHidden/>
    <w:rsid w:val="003D4A22"/>
    <w:pPr>
      <w:spacing w:after="0" w:line="240" w:lineRule="auto"/>
    </w:pPr>
    <w:rPr>
      <w:rFonts w:eastAsiaTheme="minorEastAsia"/>
      <w:kern w:val="0"/>
      <w:sz w:val="20"/>
      <w:szCs w:val="20"/>
      <w:lang w:val="fr-FR"/>
      <w14:ligatures w14:val="none"/>
    </w:rPr>
  </w:style>
  <w:style w:type="character" w:styleId="UnresolvedMention">
    <w:name w:val="Unresolved Mention"/>
    <w:basedOn w:val="DefaultParagraphFont"/>
    <w:uiPriority w:val="99"/>
    <w:semiHidden/>
    <w:unhideWhenUsed/>
    <w:rsid w:val="003D4A22"/>
    <w:rPr>
      <w:color w:val="605E5C"/>
      <w:shd w:val="clear" w:color="auto" w:fill="E1DFDD"/>
    </w:rPr>
  </w:style>
  <w:style w:type="character" w:customStyle="1" w:styleId="mord">
    <w:name w:val="mord"/>
    <w:basedOn w:val="DefaultParagraphFont"/>
    <w:rsid w:val="003D4A22"/>
  </w:style>
  <w:style w:type="character" w:customStyle="1" w:styleId="mopen">
    <w:name w:val="mopen"/>
    <w:basedOn w:val="DefaultParagraphFont"/>
    <w:rsid w:val="003D4A22"/>
  </w:style>
  <w:style w:type="character" w:customStyle="1" w:styleId="mclose">
    <w:name w:val="mclose"/>
    <w:basedOn w:val="DefaultParagraphFont"/>
    <w:rsid w:val="003D4A22"/>
  </w:style>
  <w:style w:type="character" w:customStyle="1" w:styleId="mrel">
    <w:name w:val="mrel"/>
    <w:basedOn w:val="DefaultParagraphFont"/>
    <w:rsid w:val="003D4A22"/>
  </w:style>
  <w:style w:type="character" w:customStyle="1" w:styleId="delimsizing">
    <w:name w:val="delimsizing"/>
    <w:basedOn w:val="DefaultParagraphFont"/>
    <w:rsid w:val="003D4A22"/>
  </w:style>
  <w:style w:type="character" w:customStyle="1" w:styleId="mbin">
    <w:name w:val="mbin"/>
    <w:basedOn w:val="DefaultParagraphFont"/>
    <w:rsid w:val="003D4A22"/>
  </w:style>
  <w:style w:type="character" w:customStyle="1" w:styleId="vlist-s">
    <w:name w:val="vlist-s"/>
    <w:basedOn w:val="DefaultParagraphFont"/>
    <w:rsid w:val="003D4A22"/>
  </w:style>
  <w:style w:type="character" w:styleId="LineNumber">
    <w:name w:val="line number"/>
    <w:basedOn w:val="DefaultParagraphFont"/>
    <w:uiPriority w:val="99"/>
    <w:semiHidden/>
    <w:unhideWhenUsed/>
    <w:rsid w:val="00571C56"/>
  </w:style>
  <w:style w:type="paragraph" w:styleId="CommentSubject">
    <w:name w:val="annotation subject"/>
    <w:basedOn w:val="CommentText"/>
    <w:next w:val="CommentText"/>
    <w:link w:val="CommentSubjectChar"/>
    <w:uiPriority w:val="99"/>
    <w:semiHidden/>
    <w:unhideWhenUsed/>
    <w:rsid w:val="00B255AC"/>
    <w:pPr>
      <w:widowControl/>
    </w:pPr>
    <w:rPr>
      <w:rFonts w:ascii="Times New Roman" w:hAnsi="Times New Roman"/>
      <w:b/>
      <w:bCs/>
      <w:snapToGrid/>
      <w:sz w:val="20"/>
      <w:szCs w:val="20"/>
    </w:rPr>
  </w:style>
  <w:style w:type="character" w:customStyle="1" w:styleId="CommentSubjectChar">
    <w:name w:val="Comment Subject Char"/>
    <w:basedOn w:val="CommentTextChar"/>
    <w:link w:val="CommentSubject"/>
    <w:uiPriority w:val="99"/>
    <w:semiHidden/>
    <w:rsid w:val="00B255AC"/>
    <w:rPr>
      <w:rFonts w:ascii="Times New Roman" w:eastAsia="Times New Roman" w:hAnsi="Times New Roman" w:cs="Times New Roman"/>
      <w:b/>
      <w:bCs/>
      <w:snapToGrid/>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xplain-user.com" TargetMode="External"/><Relationship Id="rId18" Type="http://schemas.openxmlformats.org/officeDocument/2006/relationships/chart" Target="charts/chart1.xml"/><Relationship Id="rId26" Type="http://schemas.openxmlformats.org/officeDocument/2006/relationships/image" Target="media/image12.png"/><Relationship Id="rId39" Type="http://schemas.openxmlformats.org/officeDocument/2006/relationships/fontTable" Target="fontTable.xml"/><Relationship Id="rId21" Type="http://schemas.openxmlformats.org/officeDocument/2006/relationships/image" Target="media/image7.svg"/><Relationship Id="rId34" Type="http://schemas.openxmlformats.org/officeDocument/2006/relationships/hyperlink" Target="https://explain-user.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0.svg"/><Relationship Id="rId32" Type="http://schemas.openxmlformats.org/officeDocument/2006/relationships/image" Target="media/image18.png"/><Relationship Id="rId37" Type="http://schemas.openxmlformats.org/officeDocument/2006/relationships/image" Target="media/image22.png"/><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2.sv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1.png"/><Relationship Id="rId10" Type="http://schemas.microsoft.com/office/2016/09/relationships/commentsIds" Target="commentsIds.xml"/><Relationship Id="rId19" Type="http://schemas.openxmlformats.org/officeDocument/2006/relationships/image" Target="media/image5.png"/><Relationship Id="rId31" Type="http://schemas.openxmlformats.org/officeDocument/2006/relationships/image" Target="media/image17.sv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svg"/><Relationship Id="rId30" Type="http://schemas.openxmlformats.org/officeDocument/2006/relationships/image" Target="media/image16.png"/><Relationship Id="rId35" Type="http://schemas.openxmlformats.org/officeDocument/2006/relationships/image" Target="media/image20.png"/><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hyperlink" Target="https://explain-user.com" TargetMode="External"/><Relationship Id="rId17" Type="http://schemas.openxmlformats.org/officeDocument/2006/relationships/image" Target="media/image4.svg"/><Relationship Id="rId25" Type="http://schemas.openxmlformats.org/officeDocument/2006/relationships/image" Target="media/image11.png"/><Relationship Id="rId33" Type="http://schemas.openxmlformats.org/officeDocument/2006/relationships/image" Target="media/image19.svg"/><Relationship Id="rId38" Type="http://schemas.openxmlformats.org/officeDocument/2006/relationships/header" Target="header1.xml"/><Relationship Id="rId42" Type="http://schemas.openxmlformats.org/officeDocument/2006/relationships/image" Target="media/image23.png"/></Relationships>
</file>

<file path=word/charts/_rels/chart1.xml.rels><?xml version='1.0' encoding='UTF-8' standalone='yes'?>
<Relationships xmlns="http://schemas.openxmlformats.org/package/2006/relationships"><Relationship Id="rId1" Type="http://schemas.openxmlformats.org/officeDocument/2006/relationships/oleObject" Target="file:////Users/timothyantonius/Library/Mobile%20Documents/com~apple~CloudDocs/explain/explain-papers/LeftHeartElastance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5317425599577829E-2"/>
          <c:y val="0.15456850163578553"/>
          <c:w val="0.87051583829799051"/>
          <c:h val="0.69155560360446922"/>
        </c:manualLayout>
      </c:layout>
      <c:lineChart>
        <c:grouping val="standard"/>
        <c:varyColors val="0"/>
        <c:ser>
          <c:idx val="4"/>
          <c:order val="0"/>
          <c:tx>
            <c:strRef>
              <c:f>'Sheet 1 - time_vs_LAEL_LVEL_ (1'!$C$1</c:f>
              <c:strCache>
                <c:ptCount val="1"/>
                <c:pt idx="0">
                  <c:v>ventricle</c:v>
                </c:pt>
              </c:strCache>
            </c:strRef>
          </c:tx>
          <c:spPr>
            <a:ln w="12700">
              <a:solidFill>
                <a:schemeClr val="tx1"/>
              </a:solidFill>
              <a:prstDash val="solid"/>
            </a:ln>
          </c:spPr>
          <c:marker>
            <c:symbol val="none"/>
          </c:marker>
          <c:cat>
            <c:numRef>
              <c:f>'Sheet 1 - time_vs_LAEL_LVEL_ (1'!$A$2:$A$401</c:f>
              <c:numCache>
                <c:formatCode>0.000</c:formatCode>
                <c:ptCount val="400"/>
                <c:pt idx="0">
                  <c:v>0</c:v>
                </c:pt>
                <c:pt idx="1">
                  <c:v>4.9999999999998934E-3</c:v>
                </c:pt>
                <c:pt idx="2">
                  <c:v>9.9999999999997868E-3</c:v>
                </c:pt>
                <c:pt idx="3">
                  <c:v>1.499999999999968E-2</c:v>
                </c:pt>
                <c:pt idx="4">
                  <c:v>1.9999999999999574E-2</c:v>
                </c:pt>
                <c:pt idx="5">
                  <c:v>2.5000000000000355E-2</c:v>
                </c:pt>
                <c:pt idx="6">
                  <c:v>3.0000000000000249E-2</c:v>
                </c:pt>
                <c:pt idx="7">
                  <c:v>3.5000000000000142E-2</c:v>
                </c:pt>
                <c:pt idx="8">
                  <c:v>4.0000000000000036E-2</c:v>
                </c:pt>
                <c:pt idx="9">
                  <c:v>4.4999999999999929E-2</c:v>
                </c:pt>
                <c:pt idx="10">
                  <c:v>4.9999999999999822E-2</c:v>
                </c:pt>
                <c:pt idx="11">
                  <c:v>5.4999999999999716E-2</c:v>
                </c:pt>
                <c:pt idx="12">
                  <c:v>5.9999999999999609E-2</c:v>
                </c:pt>
                <c:pt idx="13">
                  <c:v>6.5000000000000391E-2</c:v>
                </c:pt>
                <c:pt idx="14">
                  <c:v>7.0000000000000284E-2</c:v>
                </c:pt>
                <c:pt idx="15">
                  <c:v>7.5000000000000178E-2</c:v>
                </c:pt>
                <c:pt idx="16">
                  <c:v>8.0000000000000071E-2</c:v>
                </c:pt>
                <c:pt idx="17">
                  <c:v>8.4999999999999964E-2</c:v>
                </c:pt>
                <c:pt idx="18">
                  <c:v>8.9999999999999858E-2</c:v>
                </c:pt>
                <c:pt idx="19">
                  <c:v>9.4999999999999751E-2</c:v>
                </c:pt>
                <c:pt idx="20">
                  <c:v>9.9999999999999645E-2</c:v>
                </c:pt>
                <c:pt idx="21">
                  <c:v>0.10500000000000043</c:v>
                </c:pt>
                <c:pt idx="22">
                  <c:v>0.11000000000000032</c:v>
                </c:pt>
                <c:pt idx="23">
                  <c:v>0.11500000000000021</c:v>
                </c:pt>
                <c:pt idx="24">
                  <c:v>0.12000000000000011</c:v>
                </c:pt>
                <c:pt idx="25">
                  <c:v>0.125</c:v>
                </c:pt>
                <c:pt idx="26">
                  <c:v>0.12999999999999989</c:v>
                </c:pt>
                <c:pt idx="27">
                  <c:v>0.13499999999999979</c:v>
                </c:pt>
                <c:pt idx="28">
                  <c:v>0.13999999999999968</c:v>
                </c:pt>
                <c:pt idx="29">
                  <c:v>0.14499999999999957</c:v>
                </c:pt>
                <c:pt idx="30">
                  <c:v>0.15000000000000036</c:v>
                </c:pt>
                <c:pt idx="31">
                  <c:v>0.15500000000000025</c:v>
                </c:pt>
                <c:pt idx="32">
                  <c:v>0.16000000000000014</c:v>
                </c:pt>
                <c:pt idx="33">
                  <c:v>0.16500000000000004</c:v>
                </c:pt>
                <c:pt idx="34">
                  <c:v>0.16999999999999993</c:v>
                </c:pt>
                <c:pt idx="35">
                  <c:v>0.17499999999999982</c:v>
                </c:pt>
                <c:pt idx="36">
                  <c:v>0.17999999999999972</c:v>
                </c:pt>
                <c:pt idx="37">
                  <c:v>0.18499999999999961</c:v>
                </c:pt>
                <c:pt idx="38">
                  <c:v>0.19000000000000039</c:v>
                </c:pt>
                <c:pt idx="39">
                  <c:v>0.19500000000000028</c:v>
                </c:pt>
                <c:pt idx="40">
                  <c:v>0.20000000000000018</c:v>
                </c:pt>
                <c:pt idx="41">
                  <c:v>0.20500000000000007</c:v>
                </c:pt>
                <c:pt idx="42">
                  <c:v>0.20999999999999996</c:v>
                </c:pt>
                <c:pt idx="43">
                  <c:v>0.21499999999999986</c:v>
                </c:pt>
                <c:pt idx="44">
                  <c:v>0.21999999999999975</c:v>
                </c:pt>
                <c:pt idx="45">
                  <c:v>0.22499999999999964</c:v>
                </c:pt>
                <c:pt idx="46">
                  <c:v>0.23000000000000043</c:v>
                </c:pt>
                <c:pt idx="47">
                  <c:v>0.23500000000000032</c:v>
                </c:pt>
                <c:pt idx="48">
                  <c:v>0.24000000000000021</c:v>
                </c:pt>
                <c:pt idx="49">
                  <c:v>0.24500000000000011</c:v>
                </c:pt>
                <c:pt idx="50">
                  <c:v>0.25</c:v>
                </c:pt>
                <c:pt idx="51">
                  <c:v>0.25499999999999989</c:v>
                </c:pt>
                <c:pt idx="52">
                  <c:v>0.25999999999999979</c:v>
                </c:pt>
                <c:pt idx="53">
                  <c:v>0.26499999999999968</c:v>
                </c:pt>
                <c:pt idx="54">
                  <c:v>0.26999999999999957</c:v>
                </c:pt>
                <c:pt idx="55">
                  <c:v>0.27500000000000036</c:v>
                </c:pt>
                <c:pt idx="56">
                  <c:v>0.28000000000000025</c:v>
                </c:pt>
                <c:pt idx="57">
                  <c:v>0.28500000000000014</c:v>
                </c:pt>
                <c:pt idx="58">
                  <c:v>0.29000000000000004</c:v>
                </c:pt>
                <c:pt idx="59">
                  <c:v>0.29499999999999993</c:v>
                </c:pt>
                <c:pt idx="60">
                  <c:v>0.29999999999999982</c:v>
                </c:pt>
                <c:pt idx="61">
                  <c:v>0.30499999999999972</c:v>
                </c:pt>
                <c:pt idx="62">
                  <c:v>0.30999999999999961</c:v>
                </c:pt>
                <c:pt idx="63">
                  <c:v>0.31500000000000039</c:v>
                </c:pt>
                <c:pt idx="64">
                  <c:v>0.32000000000000028</c:v>
                </c:pt>
                <c:pt idx="65">
                  <c:v>0.32500000000000018</c:v>
                </c:pt>
                <c:pt idx="66">
                  <c:v>0.33000000000000007</c:v>
                </c:pt>
                <c:pt idx="67">
                  <c:v>0.33499999999999996</c:v>
                </c:pt>
                <c:pt idx="68">
                  <c:v>0.33999999999999986</c:v>
                </c:pt>
                <c:pt idx="69">
                  <c:v>0.34499999999999975</c:v>
                </c:pt>
                <c:pt idx="70">
                  <c:v>0.34999999999999964</c:v>
                </c:pt>
                <c:pt idx="71">
                  <c:v>0.35500000000000043</c:v>
                </c:pt>
                <c:pt idx="72">
                  <c:v>0.36000000000000032</c:v>
                </c:pt>
                <c:pt idx="73">
                  <c:v>0.36500000000000021</c:v>
                </c:pt>
                <c:pt idx="74">
                  <c:v>0.37000000000000011</c:v>
                </c:pt>
                <c:pt idx="75">
                  <c:v>0.375</c:v>
                </c:pt>
                <c:pt idx="76">
                  <c:v>0.37999999999999989</c:v>
                </c:pt>
                <c:pt idx="77">
                  <c:v>0.38499999999999979</c:v>
                </c:pt>
                <c:pt idx="78">
                  <c:v>0.38999999999999968</c:v>
                </c:pt>
                <c:pt idx="79">
                  <c:v>0.39499999999999957</c:v>
                </c:pt>
                <c:pt idx="80">
                  <c:v>0.40000000000000036</c:v>
                </c:pt>
                <c:pt idx="81">
                  <c:v>0.40500000000000025</c:v>
                </c:pt>
                <c:pt idx="82">
                  <c:v>0.41000000000000014</c:v>
                </c:pt>
                <c:pt idx="83">
                  <c:v>0.41500000000000004</c:v>
                </c:pt>
                <c:pt idx="84">
                  <c:v>0.41999999999999993</c:v>
                </c:pt>
                <c:pt idx="85">
                  <c:v>0.42499999999999982</c:v>
                </c:pt>
                <c:pt idx="86">
                  <c:v>0.42999999999999972</c:v>
                </c:pt>
                <c:pt idx="87">
                  <c:v>0.43499999999999961</c:v>
                </c:pt>
                <c:pt idx="88">
                  <c:v>0.44000000000000039</c:v>
                </c:pt>
                <c:pt idx="89">
                  <c:v>0.44500000000000028</c:v>
                </c:pt>
                <c:pt idx="90">
                  <c:v>0.45000000000000018</c:v>
                </c:pt>
                <c:pt idx="91">
                  <c:v>0.45500000000000007</c:v>
                </c:pt>
                <c:pt idx="92">
                  <c:v>0.45999999999999996</c:v>
                </c:pt>
                <c:pt idx="93">
                  <c:v>0.46499999999999986</c:v>
                </c:pt>
                <c:pt idx="94">
                  <c:v>0.46999999999999975</c:v>
                </c:pt>
                <c:pt idx="95">
                  <c:v>0.47499999999999964</c:v>
                </c:pt>
                <c:pt idx="96">
                  <c:v>0.48000000000000043</c:v>
                </c:pt>
                <c:pt idx="97">
                  <c:v>0.48500000000000032</c:v>
                </c:pt>
                <c:pt idx="98">
                  <c:v>0.49000000000000021</c:v>
                </c:pt>
                <c:pt idx="99">
                  <c:v>0.49500000000000011</c:v>
                </c:pt>
                <c:pt idx="100">
                  <c:v>0.5</c:v>
                </c:pt>
                <c:pt idx="101">
                  <c:v>0.50499999999999989</c:v>
                </c:pt>
                <c:pt idx="102">
                  <c:v>0.50999999999999979</c:v>
                </c:pt>
                <c:pt idx="103">
                  <c:v>0.51499999999999968</c:v>
                </c:pt>
                <c:pt idx="104">
                  <c:v>0.51999999999999957</c:v>
                </c:pt>
                <c:pt idx="105">
                  <c:v>0.52500000000000036</c:v>
                </c:pt>
                <c:pt idx="106">
                  <c:v>0.53000000000000025</c:v>
                </c:pt>
                <c:pt idx="107">
                  <c:v>0.53500000000000014</c:v>
                </c:pt>
                <c:pt idx="108">
                  <c:v>0.54</c:v>
                </c:pt>
                <c:pt idx="109">
                  <c:v>0.54499999999999993</c:v>
                </c:pt>
                <c:pt idx="110">
                  <c:v>0.54999999999999982</c:v>
                </c:pt>
                <c:pt idx="111">
                  <c:v>0.55499999999999972</c:v>
                </c:pt>
                <c:pt idx="112">
                  <c:v>0.55999999999999961</c:v>
                </c:pt>
                <c:pt idx="113">
                  <c:v>0.56500000000000039</c:v>
                </c:pt>
                <c:pt idx="114">
                  <c:v>0.57000000000000028</c:v>
                </c:pt>
                <c:pt idx="115">
                  <c:v>0.57500000000000018</c:v>
                </c:pt>
                <c:pt idx="116">
                  <c:v>0.58000000000000007</c:v>
                </c:pt>
                <c:pt idx="117">
                  <c:v>0.58499999999999996</c:v>
                </c:pt>
                <c:pt idx="118">
                  <c:v>0.58999999999999986</c:v>
                </c:pt>
                <c:pt idx="119">
                  <c:v>0.59499999999999975</c:v>
                </c:pt>
                <c:pt idx="120">
                  <c:v>0.59999999999999964</c:v>
                </c:pt>
                <c:pt idx="121">
                  <c:v>0.60500000000000043</c:v>
                </c:pt>
                <c:pt idx="122">
                  <c:v>0.61000000000000032</c:v>
                </c:pt>
                <c:pt idx="123">
                  <c:v>0.61500000000000021</c:v>
                </c:pt>
                <c:pt idx="124">
                  <c:v>0.62000000000000011</c:v>
                </c:pt>
                <c:pt idx="125">
                  <c:v>0.625</c:v>
                </c:pt>
                <c:pt idx="126">
                  <c:v>0.62999999999999989</c:v>
                </c:pt>
                <c:pt idx="127">
                  <c:v>0.63499999999999979</c:v>
                </c:pt>
                <c:pt idx="128">
                  <c:v>0.63999999999999968</c:v>
                </c:pt>
                <c:pt idx="129">
                  <c:v>0.64499999999999957</c:v>
                </c:pt>
                <c:pt idx="130">
                  <c:v>0.65000000000000036</c:v>
                </c:pt>
                <c:pt idx="131">
                  <c:v>0.65500000000000025</c:v>
                </c:pt>
                <c:pt idx="132">
                  <c:v>0.66000000000000014</c:v>
                </c:pt>
                <c:pt idx="133">
                  <c:v>0.66500000000000004</c:v>
                </c:pt>
                <c:pt idx="134">
                  <c:v>0.66999999999999993</c:v>
                </c:pt>
                <c:pt idx="135">
                  <c:v>0.67499999999999982</c:v>
                </c:pt>
                <c:pt idx="136">
                  <c:v>0.67999999999999972</c:v>
                </c:pt>
                <c:pt idx="137">
                  <c:v>0.68499999999999961</c:v>
                </c:pt>
                <c:pt idx="138">
                  <c:v>0.69000000000000039</c:v>
                </c:pt>
                <c:pt idx="139">
                  <c:v>0.69500000000000028</c:v>
                </c:pt>
                <c:pt idx="140">
                  <c:v>0.70000000000000018</c:v>
                </c:pt>
                <c:pt idx="141">
                  <c:v>0.70500000000000007</c:v>
                </c:pt>
                <c:pt idx="142">
                  <c:v>0.71</c:v>
                </c:pt>
                <c:pt idx="143">
                  <c:v>0.71499999999999986</c:v>
                </c:pt>
                <c:pt idx="144">
                  <c:v>0.71999999999999975</c:v>
                </c:pt>
                <c:pt idx="145">
                  <c:v>0.72499999999999964</c:v>
                </c:pt>
                <c:pt idx="146">
                  <c:v>0.73000000000000043</c:v>
                </c:pt>
                <c:pt idx="147">
                  <c:v>0.73500000000000032</c:v>
                </c:pt>
                <c:pt idx="148">
                  <c:v>0.74000000000000021</c:v>
                </c:pt>
                <c:pt idx="149">
                  <c:v>0.74500000000000011</c:v>
                </c:pt>
                <c:pt idx="150">
                  <c:v>0.75</c:v>
                </c:pt>
                <c:pt idx="151">
                  <c:v>0.75499999999999989</c:v>
                </c:pt>
                <c:pt idx="152">
                  <c:v>0.75999999999999979</c:v>
                </c:pt>
                <c:pt idx="153">
                  <c:v>0.76499999999999968</c:v>
                </c:pt>
                <c:pt idx="154">
                  <c:v>0.76999999999999957</c:v>
                </c:pt>
                <c:pt idx="155">
                  <c:v>0.77500000000000036</c:v>
                </c:pt>
                <c:pt idx="156">
                  <c:v>0.78000000000000025</c:v>
                </c:pt>
                <c:pt idx="157">
                  <c:v>0.78500000000000014</c:v>
                </c:pt>
                <c:pt idx="158">
                  <c:v>0.79</c:v>
                </c:pt>
                <c:pt idx="159">
                  <c:v>0.79499999999999993</c:v>
                </c:pt>
                <c:pt idx="160">
                  <c:v>0.79999999999999982</c:v>
                </c:pt>
                <c:pt idx="161">
                  <c:v>0.80499999999999972</c:v>
                </c:pt>
                <c:pt idx="162">
                  <c:v>0.80999999999999961</c:v>
                </c:pt>
                <c:pt idx="163">
                  <c:v>0.81500000000000039</c:v>
                </c:pt>
                <c:pt idx="164">
                  <c:v>0.82000000000000028</c:v>
                </c:pt>
                <c:pt idx="165">
                  <c:v>0.82500000000000018</c:v>
                </c:pt>
                <c:pt idx="166">
                  <c:v>0.83000000000000007</c:v>
                </c:pt>
                <c:pt idx="167">
                  <c:v>0.83499999999999996</c:v>
                </c:pt>
                <c:pt idx="168">
                  <c:v>0.83999999999999986</c:v>
                </c:pt>
                <c:pt idx="169">
                  <c:v>0.84499999999999975</c:v>
                </c:pt>
                <c:pt idx="170">
                  <c:v>0.84999999999999964</c:v>
                </c:pt>
                <c:pt idx="171">
                  <c:v>0.85500000000000043</c:v>
                </c:pt>
                <c:pt idx="172">
                  <c:v>0.86000000000000032</c:v>
                </c:pt>
                <c:pt idx="173">
                  <c:v>0.86500000000000021</c:v>
                </c:pt>
                <c:pt idx="174">
                  <c:v>0.87000000000000011</c:v>
                </c:pt>
                <c:pt idx="175">
                  <c:v>0.875</c:v>
                </c:pt>
                <c:pt idx="176">
                  <c:v>0.87999999999999989</c:v>
                </c:pt>
                <c:pt idx="177">
                  <c:v>0.88499999999999979</c:v>
                </c:pt>
                <c:pt idx="178">
                  <c:v>0.88999999999999968</c:v>
                </c:pt>
                <c:pt idx="179">
                  <c:v>0.89499999999999957</c:v>
                </c:pt>
                <c:pt idx="180">
                  <c:v>0.90000000000000036</c:v>
                </c:pt>
                <c:pt idx="181">
                  <c:v>0.90500000000000025</c:v>
                </c:pt>
                <c:pt idx="182">
                  <c:v>0.91000000000000014</c:v>
                </c:pt>
                <c:pt idx="183">
                  <c:v>0.91500000000000004</c:v>
                </c:pt>
                <c:pt idx="184">
                  <c:v>0.91999999999999993</c:v>
                </c:pt>
                <c:pt idx="185">
                  <c:v>0.92499999999999982</c:v>
                </c:pt>
                <c:pt idx="186">
                  <c:v>0.92999999999999972</c:v>
                </c:pt>
                <c:pt idx="187">
                  <c:v>0.93499999999999961</c:v>
                </c:pt>
                <c:pt idx="188">
                  <c:v>0.94000000000000039</c:v>
                </c:pt>
                <c:pt idx="189">
                  <c:v>0.94500000000000028</c:v>
                </c:pt>
                <c:pt idx="190">
                  <c:v>0.95000000000000018</c:v>
                </c:pt>
                <c:pt idx="191">
                  <c:v>0.95500000000000007</c:v>
                </c:pt>
                <c:pt idx="192">
                  <c:v>0.96</c:v>
                </c:pt>
                <c:pt idx="193">
                  <c:v>0.96499999999999986</c:v>
                </c:pt>
                <c:pt idx="194">
                  <c:v>0.96999999999999975</c:v>
                </c:pt>
                <c:pt idx="195">
                  <c:v>0.97499999999999964</c:v>
                </c:pt>
                <c:pt idx="196">
                  <c:v>0.98000000000000043</c:v>
                </c:pt>
                <c:pt idx="197">
                  <c:v>0.98500000000000032</c:v>
                </c:pt>
                <c:pt idx="198">
                  <c:v>0.99000000000000021</c:v>
                </c:pt>
                <c:pt idx="199">
                  <c:v>0.99500000000000011</c:v>
                </c:pt>
                <c:pt idx="200">
                  <c:v>1</c:v>
                </c:pt>
                <c:pt idx="201">
                  <c:v>1.0049999999999999</c:v>
                </c:pt>
                <c:pt idx="202">
                  <c:v>1.0099999999999998</c:v>
                </c:pt>
                <c:pt idx="203">
                  <c:v>1.0149999999999997</c:v>
                </c:pt>
                <c:pt idx="204">
                  <c:v>1.0199999999999996</c:v>
                </c:pt>
                <c:pt idx="205">
                  <c:v>1.0250000000000004</c:v>
                </c:pt>
                <c:pt idx="206">
                  <c:v>1.0300000000000002</c:v>
                </c:pt>
                <c:pt idx="207">
                  <c:v>1.0350000000000001</c:v>
                </c:pt>
                <c:pt idx="208">
                  <c:v>1.04</c:v>
                </c:pt>
                <c:pt idx="209">
                  <c:v>1.0449999999999999</c:v>
                </c:pt>
                <c:pt idx="210">
                  <c:v>1.0499999999999998</c:v>
                </c:pt>
                <c:pt idx="211">
                  <c:v>1.0549999999999997</c:v>
                </c:pt>
                <c:pt idx="212">
                  <c:v>1.0599999999999996</c:v>
                </c:pt>
                <c:pt idx="213">
                  <c:v>1.0650000000000004</c:v>
                </c:pt>
                <c:pt idx="214">
                  <c:v>1.0700000000000003</c:v>
                </c:pt>
                <c:pt idx="215">
                  <c:v>1.0750000000000002</c:v>
                </c:pt>
                <c:pt idx="216">
                  <c:v>1.08</c:v>
                </c:pt>
                <c:pt idx="217">
                  <c:v>1.085</c:v>
                </c:pt>
                <c:pt idx="218">
                  <c:v>1.0899999999999999</c:v>
                </c:pt>
                <c:pt idx="219">
                  <c:v>1.0949999999999998</c:v>
                </c:pt>
                <c:pt idx="220">
                  <c:v>1.0999999999999996</c:v>
                </c:pt>
                <c:pt idx="221">
                  <c:v>1.1050000000000004</c:v>
                </c:pt>
                <c:pt idx="222">
                  <c:v>1.1100000000000003</c:v>
                </c:pt>
                <c:pt idx="223">
                  <c:v>1.1150000000000002</c:v>
                </c:pt>
                <c:pt idx="224">
                  <c:v>1.1200000000000001</c:v>
                </c:pt>
                <c:pt idx="225">
                  <c:v>1.125</c:v>
                </c:pt>
                <c:pt idx="226">
                  <c:v>1.1299999999999999</c:v>
                </c:pt>
                <c:pt idx="227">
                  <c:v>1.1349999999999998</c:v>
                </c:pt>
                <c:pt idx="228">
                  <c:v>1.1399999999999997</c:v>
                </c:pt>
                <c:pt idx="229">
                  <c:v>1.1449999999999996</c:v>
                </c:pt>
                <c:pt idx="230">
                  <c:v>1.1500000000000004</c:v>
                </c:pt>
                <c:pt idx="231">
                  <c:v>1.1550000000000002</c:v>
                </c:pt>
                <c:pt idx="232">
                  <c:v>1.1600000000000001</c:v>
                </c:pt>
                <c:pt idx="233">
                  <c:v>1.165</c:v>
                </c:pt>
                <c:pt idx="234">
                  <c:v>1.17</c:v>
                </c:pt>
                <c:pt idx="235">
                  <c:v>1.1749999999999998</c:v>
                </c:pt>
                <c:pt idx="236">
                  <c:v>1.1799999999999997</c:v>
                </c:pt>
                <c:pt idx="237">
                  <c:v>1.1849999999999996</c:v>
                </c:pt>
                <c:pt idx="238">
                  <c:v>1.1900000000000004</c:v>
                </c:pt>
                <c:pt idx="239">
                  <c:v>1.1950000000000003</c:v>
                </c:pt>
                <c:pt idx="240">
                  <c:v>1.2000000000000002</c:v>
                </c:pt>
                <c:pt idx="241">
                  <c:v>1.2050000000000001</c:v>
                </c:pt>
                <c:pt idx="242">
                  <c:v>1.21</c:v>
                </c:pt>
                <c:pt idx="243">
                  <c:v>1.2149999999999999</c:v>
                </c:pt>
                <c:pt idx="244">
                  <c:v>1.2199999999999998</c:v>
                </c:pt>
                <c:pt idx="245">
                  <c:v>1.2249999999999996</c:v>
                </c:pt>
                <c:pt idx="246">
                  <c:v>1.2300000000000004</c:v>
                </c:pt>
                <c:pt idx="247">
                  <c:v>1.2350000000000003</c:v>
                </c:pt>
                <c:pt idx="248">
                  <c:v>1.2400000000000002</c:v>
                </c:pt>
                <c:pt idx="249">
                  <c:v>1.2450000000000001</c:v>
                </c:pt>
                <c:pt idx="250">
                  <c:v>1.25</c:v>
                </c:pt>
                <c:pt idx="251">
                  <c:v>1.2549999999999999</c:v>
                </c:pt>
                <c:pt idx="252">
                  <c:v>1.2599999999999998</c:v>
                </c:pt>
                <c:pt idx="253">
                  <c:v>1.2649999999999997</c:v>
                </c:pt>
                <c:pt idx="254">
                  <c:v>1.2699999999999996</c:v>
                </c:pt>
                <c:pt idx="255">
                  <c:v>1.2750000000000004</c:v>
                </c:pt>
                <c:pt idx="256">
                  <c:v>1.2800000000000002</c:v>
                </c:pt>
                <c:pt idx="257">
                  <c:v>1.2850000000000001</c:v>
                </c:pt>
                <c:pt idx="258">
                  <c:v>1.29</c:v>
                </c:pt>
                <c:pt idx="259">
                  <c:v>1.2949999999999999</c:v>
                </c:pt>
                <c:pt idx="260">
                  <c:v>1.2999999999999998</c:v>
                </c:pt>
                <c:pt idx="261">
                  <c:v>1.3049999999999997</c:v>
                </c:pt>
                <c:pt idx="262">
                  <c:v>1.3099999999999996</c:v>
                </c:pt>
                <c:pt idx="263">
                  <c:v>1.3150000000000004</c:v>
                </c:pt>
                <c:pt idx="264">
                  <c:v>1.3200000000000003</c:v>
                </c:pt>
                <c:pt idx="265">
                  <c:v>1.3250000000000002</c:v>
                </c:pt>
                <c:pt idx="266">
                  <c:v>1.33</c:v>
                </c:pt>
                <c:pt idx="267">
                  <c:v>1.335</c:v>
                </c:pt>
                <c:pt idx="268">
                  <c:v>1.3399999999999999</c:v>
                </c:pt>
                <c:pt idx="269">
                  <c:v>1.3449999999999998</c:v>
                </c:pt>
                <c:pt idx="270">
                  <c:v>1.3499999999999996</c:v>
                </c:pt>
                <c:pt idx="271">
                  <c:v>1.3550000000000004</c:v>
                </c:pt>
                <c:pt idx="272">
                  <c:v>1.3600000000000003</c:v>
                </c:pt>
                <c:pt idx="273">
                  <c:v>1.3650000000000002</c:v>
                </c:pt>
                <c:pt idx="274">
                  <c:v>1.37</c:v>
                </c:pt>
                <c:pt idx="275">
                  <c:v>1.375</c:v>
                </c:pt>
                <c:pt idx="276">
                  <c:v>1.38</c:v>
                </c:pt>
                <c:pt idx="277">
                  <c:v>1.3849999999999998</c:v>
                </c:pt>
                <c:pt idx="278">
                  <c:v>1.3899999999999997</c:v>
                </c:pt>
                <c:pt idx="279">
                  <c:v>1.3949999999999996</c:v>
                </c:pt>
                <c:pt idx="280">
                  <c:v>1.4000000000000004</c:v>
                </c:pt>
                <c:pt idx="281">
                  <c:v>1.4050000000000002</c:v>
                </c:pt>
                <c:pt idx="282">
                  <c:v>1.4100000000000001</c:v>
                </c:pt>
                <c:pt idx="283">
                  <c:v>1.415</c:v>
                </c:pt>
                <c:pt idx="284">
                  <c:v>1.42</c:v>
                </c:pt>
                <c:pt idx="285">
                  <c:v>1.4249999999999998</c:v>
                </c:pt>
                <c:pt idx="286">
                  <c:v>1.4299999999999997</c:v>
                </c:pt>
                <c:pt idx="287">
                  <c:v>1.4349999999999996</c:v>
                </c:pt>
                <c:pt idx="288">
                  <c:v>1.4400000000000004</c:v>
                </c:pt>
                <c:pt idx="289">
                  <c:v>1.4450000000000003</c:v>
                </c:pt>
                <c:pt idx="290">
                  <c:v>1.4500000000000002</c:v>
                </c:pt>
                <c:pt idx="291">
                  <c:v>1.4550000000000001</c:v>
                </c:pt>
                <c:pt idx="292">
                  <c:v>1.46</c:v>
                </c:pt>
                <c:pt idx="293">
                  <c:v>1.4649999999999999</c:v>
                </c:pt>
                <c:pt idx="294">
                  <c:v>1.4699999999999998</c:v>
                </c:pt>
                <c:pt idx="295">
                  <c:v>1.4749999999999996</c:v>
                </c:pt>
                <c:pt idx="296">
                  <c:v>1.4800000000000004</c:v>
                </c:pt>
                <c:pt idx="297">
                  <c:v>1.4850000000000003</c:v>
                </c:pt>
                <c:pt idx="298">
                  <c:v>1.4900000000000002</c:v>
                </c:pt>
                <c:pt idx="299">
                  <c:v>1.4950000000000001</c:v>
                </c:pt>
                <c:pt idx="300">
                  <c:v>1.5</c:v>
                </c:pt>
                <c:pt idx="301">
                  <c:v>1.5049999999999999</c:v>
                </c:pt>
                <c:pt idx="302">
                  <c:v>1.5099999999999998</c:v>
                </c:pt>
                <c:pt idx="303">
                  <c:v>1.5149999999999997</c:v>
                </c:pt>
                <c:pt idx="304">
                  <c:v>1.5199999999999996</c:v>
                </c:pt>
                <c:pt idx="305">
                  <c:v>1.5250000000000004</c:v>
                </c:pt>
                <c:pt idx="306">
                  <c:v>1.5300000000000002</c:v>
                </c:pt>
                <c:pt idx="307">
                  <c:v>1.5350000000000001</c:v>
                </c:pt>
                <c:pt idx="308">
                  <c:v>1.54</c:v>
                </c:pt>
                <c:pt idx="309">
                  <c:v>1.5449999999999999</c:v>
                </c:pt>
                <c:pt idx="310">
                  <c:v>1.5499999999999998</c:v>
                </c:pt>
                <c:pt idx="311">
                  <c:v>1.5549999999999997</c:v>
                </c:pt>
                <c:pt idx="312">
                  <c:v>1.5599999999999996</c:v>
                </c:pt>
                <c:pt idx="313">
                  <c:v>1.5650000000000004</c:v>
                </c:pt>
                <c:pt idx="314">
                  <c:v>1.5700000000000003</c:v>
                </c:pt>
                <c:pt idx="315">
                  <c:v>1.5750000000000002</c:v>
                </c:pt>
                <c:pt idx="316">
                  <c:v>1.58</c:v>
                </c:pt>
                <c:pt idx="317">
                  <c:v>1.585</c:v>
                </c:pt>
                <c:pt idx="318">
                  <c:v>1.5899999999999999</c:v>
                </c:pt>
                <c:pt idx="319">
                  <c:v>1.5949999999999998</c:v>
                </c:pt>
                <c:pt idx="320">
                  <c:v>1.5999999999999996</c:v>
                </c:pt>
                <c:pt idx="321">
                  <c:v>1.6050000000000004</c:v>
                </c:pt>
                <c:pt idx="322">
                  <c:v>1.6100000000000003</c:v>
                </c:pt>
                <c:pt idx="323">
                  <c:v>1.6150000000000002</c:v>
                </c:pt>
                <c:pt idx="324">
                  <c:v>1.62</c:v>
                </c:pt>
                <c:pt idx="325">
                  <c:v>1.625</c:v>
                </c:pt>
                <c:pt idx="326">
                  <c:v>1.63</c:v>
                </c:pt>
                <c:pt idx="327">
                  <c:v>1.6349999999999998</c:v>
                </c:pt>
                <c:pt idx="328">
                  <c:v>1.6399999999999997</c:v>
                </c:pt>
                <c:pt idx="329">
                  <c:v>1.6449999999999996</c:v>
                </c:pt>
                <c:pt idx="330">
                  <c:v>1.6500000000000004</c:v>
                </c:pt>
                <c:pt idx="331">
                  <c:v>1.6550000000000002</c:v>
                </c:pt>
                <c:pt idx="332">
                  <c:v>1.6600000000000001</c:v>
                </c:pt>
                <c:pt idx="333">
                  <c:v>1.665</c:v>
                </c:pt>
                <c:pt idx="334">
                  <c:v>1.67</c:v>
                </c:pt>
                <c:pt idx="335">
                  <c:v>1.6749999999999998</c:v>
                </c:pt>
                <c:pt idx="336">
                  <c:v>1.6799999999999997</c:v>
                </c:pt>
                <c:pt idx="337">
                  <c:v>1.6849999999999996</c:v>
                </c:pt>
                <c:pt idx="338">
                  <c:v>1.6900000000000004</c:v>
                </c:pt>
                <c:pt idx="339">
                  <c:v>1.6950000000000003</c:v>
                </c:pt>
                <c:pt idx="340">
                  <c:v>1.7000000000000002</c:v>
                </c:pt>
                <c:pt idx="341">
                  <c:v>1.7050000000000001</c:v>
                </c:pt>
                <c:pt idx="342">
                  <c:v>1.71</c:v>
                </c:pt>
                <c:pt idx="343">
                  <c:v>1.7149999999999999</c:v>
                </c:pt>
                <c:pt idx="344">
                  <c:v>1.7199999999999998</c:v>
                </c:pt>
                <c:pt idx="345">
                  <c:v>1.7249999999999996</c:v>
                </c:pt>
                <c:pt idx="346">
                  <c:v>1.7300000000000004</c:v>
                </c:pt>
                <c:pt idx="347">
                  <c:v>1.7350000000000003</c:v>
                </c:pt>
                <c:pt idx="348">
                  <c:v>1.7400000000000002</c:v>
                </c:pt>
                <c:pt idx="349">
                  <c:v>1.7450000000000001</c:v>
                </c:pt>
                <c:pt idx="350">
                  <c:v>1.75</c:v>
                </c:pt>
                <c:pt idx="351">
                  <c:v>1.7549999999999999</c:v>
                </c:pt>
                <c:pt idx="352">
                  <c:v>1.7599999999999998</c:v>
                </c:pt>
                <c:pt idx="353">
                  <c:v>1.7649999999999997</c:v>
                </c:pt>
                <c:pt idx="354">
                  <c:v>1.7699999999999996</c:v>
                </c:pt>
                <c:pt idx="355">
                  <c:v>1.7750000000000004</c:v>
                </c:pt>
                <c:pt idx="356">
                  <c:v>1.7800000000000002</c:v>
                </c:pt>
                <c:pt idx="357">
                  <c:v>1.7850000000000001</c:v>
                </c:pt>
                <c:pt idx="358">
                  <c:v>1.79</c:v>
                </c:pt>
                <c:pt idx="359">
                  <c:v>1.7949999999999999</c:v>
                </c:pt>
                <c:pt idx="360">
                  <c:v>1.7999999999999998</c:v>
                </c:pt>
                <c:pt idx="361">
                  <c:v>1.8049999999999997</c:v>
                </c:pt>
                <c:pt idx="362">
                  <c:v>1.8099999999999996</c:v>
                </c:pt>
                <c:pt idx="363">
                  <c:v>1.8150000000000004</c:v>
                </c:pt>
                <c:pt idx="364">
                  <c:v>1.8200000000000003</c:v>
                </c:pt>
                <c:pt idx="365">
                  <c:v>1.8250000000000002</c:v>
                </c:pt>
                <c:pt idx="366">
                  <c:v>1.83</c:v>
                </c:pt>
                <c:pt idx="367">
                  <c:v>1.835</c:v>
                </c:pt>
                <c:pt idx="368">
                  <c:v>1.8399999999999999</c:v>
                </c:pt>
                <c:pt idx="369">
                  <c:v>1.8449999999999998</c:v>
                </c:pt>
                <c:pt idx="370">
                  <c:v>1.8499999999999996</c:v>
                </c:pt>
                <c:pt idx="371">
                  <c:v>1.8550000000000004</c:v>
                </c:pt>
                <c:pt idx="372">
                  <c:v>1.8600000000000003</c:v>
                </c:pt>
                <c:pt idx="373">
                  <c:v>1.8650000000000002</c:v>
                </c:pt>
                <c:pt idx="374">
                  <c:v>1.87</c:v>
                </c:pt>
                <c:pt idx="375">
                  <c:v>1.875</c:v>
                </c:pt>
                <c:pt idx="376">
                  <c:v>1.88</c:v>
                </c:pt>
                <c:pt idx="377">
                  <c:v>1.8849999999999998</c:v>
                </c:pt>
                <c:pt idx="378">
                  <c:v>1.8899999999999997</c:v>
                </c:pt>
                <c:pt idx="379">
                  <c:v>1.8949999999999996</c:v>
                </c:pt>
                <c:pt idx="380">
                  <c:v>1.9000000000000004</c:v>
                </c:pt>
                <c:pt idx="381">
                  <c:v>1.9050000000000002</c:v>
                </c:pt>
                <c:pt idx="382">
                  <c:v>1.9100000000000001</c:v>
                </c:pt>
                <c:pt idx="383">
                  <c:v>1.915</c:v>
                </c:pt>
                <c:pt idx="384">
                  <c:v>1.92</c:v>
                </c:pt>
                <c:pt idx="385">
                  <c:v>1.9249999999999998</c:v>
                </c:pt>
                <c:pt idx="386">
                  <c:v>1.9299999999999997</c:v>
                </c:pt>
                <c:pt idx="387">
                  <c:v>1.9349999999999996</c:v>
                </c:pt>
                <c:pt idx="388">
                  <c:v>1.9400000000000004</c:v>
                </c:pt>
                <c:pt idx="389">
                  <c:v>1.9450000000000003</c:v>
                </c:pt>
                <c:pt idx="390">
                  <c:v>1.9500000000000002</c:v>
                </c:pt>
                <c:pt idx="391">
                  <c:v>1.9550000000000001</c:v>
                </c:pt>
                <c:pt idx="392">
                  <c:v>1.96</c:v>
                </c:pt>
                <c:pt idx="393">
                  <c:v>1.9649999999999999</c:v>
                </c:pt>
                <c:pt idx="394">
                  <c:v>1.9699999999999998</c:v>
                </c:pt>
                <c:pt idx="395">
                  <c:v>1.9749999999999996</c:v>
                </c:pt>
                <c:pt idx="396">
                  <c:v>1.9800000000000004</c:v>
                </c:pt>
                <c:pt idx="397">
                  <c:v>1.9850000000000003</c:v>
                </c:pt>
                <c:pt idx="398">
                  <c:v>1.9900000000000002</c:v>
                </c:pt>
                <c:pt idx="399">
                  <c:v>1.9950000000000001</c:v>
                </c:pt>
              </c:numCache>
            </c:numRef>
          </c:cat>
          <c:val>
            <c:numRef>
              <c:f>'Sheet 1 - time_vs_LAEL_LVEL_ (1'!$C$2:$C$401</c:f>
              <c:numCache>
                <c:formatCode>0.00000</c:formatCode>
                <c:ptCount val="400"/>
                <c:pt idx="0">
                  <c:v>22.311913417442302</c:v>
                </c:pt>
                <c:pt idx="1">
                  <c:v>21.148935136707099</c:v>
                </c:pt>
                <c:pt idx="2">
                  <c:v>19.817096535882001</c:v>
                </c:pt>
                <c:pt idx="3">
                  <c:v>18.319285431600601</c:v>
                </c:pt>
                <c:pt idx="4">
                  <c:v>16.6547307293147</c:v>
                </c:pt>
                <c:pt idx="5">
                  <c:v>14.828109114336099</c:v>
                </c:pt>
                <c:pt idx="6">
                  <c:v>12.846041418612201</c:v>
                </c:pt>
                <c:pt idx="7">
                  <c:v>10.7092853682972</c:v>
                </c:pt>
                <c:pt idx="8">
                  <c:v>8.4262102173001701</c:v>
                </c:pt>
                <c:pt idx="9">
                  <c:v>6.0071778154366902</c:v>
                </c:pt>
                <c:pt idx="10">
                  <c:v>3.4542384649693401</c:v>
                </c:pt>
                <c:pt idx="11">
                  <c:v>0.77938059890341205</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8.7135265065550003E-3</c:v>
                </c:pt>
                <c:pt idx="64">
                  <c:v>0.106617858705611</c:v>
                </c:pt>
                <c:pt idx="65">
                  <c:v>0.31256465511582299</c:v>
                </c:pt>
                <c:pt idx="66">
                  <c:v>0.62492015546177704</c:v>
                </c:pt>
                <c:pt idx="67">
                  <c:v>1.0413510274369</c:v>
                </c:pt>
                <c:pt idx="68">
                  <c:v>1.5586210271702501</c:v>
                </c:pt>
                <c:pt idx="69">
                  <c:v>2.1725667127643198</c:v>
                </c:pt>
                <c:pt idx="70">
                  <c:v>2.8787005946386102</c:v>
                </c:pt>
                <c:pt idx="71">
                  <c:v>3.6714014437666198</c:v>
                </c:pt>
                <c:pt idx="72">
                  <c:v>4.5441714379992497</c:v>
                </c:pt>
                <c:pt idx="73">
                  <c:v>5.4906542580559599</c:v>
                </c:pt>
                <c:pt idx="74">
                  <c:v>6.5031047109286604</c:v>
                </c:pt>
                <c:pt idx="75">
                  <c:v>7.5730219838612003</c:v>
                </c:pt>
                <c:pt idx="76">
                  <c:v>8.6925311529981695</c:v>
                </c:pt>
                <c:pt idx="77">
                  <c:v>9.85215470572588</c:v>
                </c:pt>
                <c:pt idx="78">
                  <c:v>11.041812317940201</c:v>
                </c:pt>
                <c:pt idx="79">
                  <c:v>12.2525684953919</c:v>
                </c:pt>
                <c:pt idx="80">
                  <c:v>13.4736884062106</c:v>
                </c:pt>
                <c:pt idx="81">
                  <c:v>14.6940325995902</c:v>
                </c:pt>
                <c:pt idx="82">
                  <c:v>15.9041067750222</c:v>
                </c:pt>
                <c:pt idx="83">
                  <c:v>17.0924739154243</c:v>
                </c:pt>
                <c:pt idx="84">
                  <c:v>18.247535757068299</c:v>
                </c:pt>
                <c:pt idx="85">
                  <c:v>19.3597470365521</c:v>
                </c:pt>
                <c:pt idx="86">
                  <c:v>20.417584864441899</c:v>
                </c:pt>
                <c:pt idx="87">
                  <c:v>21.409653088817599</c:v>
                </c:pt>
                <c:pt idx="88">
                  <c:v>22.326828160252099</c:v>
                </c:pt>
                <c:pt idx="89">
                  <c:v>23.158158466779</c:v>
                </c:pt>
                <c:pt idx="90">
                  <c:v>23.893149666682699</c:v>
                </c:pt>
                <c:pt idx="91">
                  <c:v>24.5234963038153</c:v>
                </c:pt>
                <c:pt idx="92">
                  <c:v>25.0394942565656</c:v>
                </c:pt>
                <c:pt idx="93">
                  <c:v>25.432266669487401</c:v>
                </c:pt>
                <c:pt idx="94">
                  <c:v>25.694605374566599</c:v>
                </c:pt>
                <c:pt idx="95">
                  <c:v>25.818727774286501</c:v>
                </c:pt>
                <c:pt idx="96">
                  <c:v>25.7980743388012</c:v>
                </c:pt>
                <c:pt idx="97">
                  <c:v>25.626675328088901</c:v>
                </c:pt>
                <c:pt idx="98">
                  <c:v>25.299312945250101</c:v>
                </c:pt>
                <c:pt idx="99">
                  <c:v>24.812387080028699</c:v>
                </c:pt>
                <c:pt idx="100">
                  <c:v>24.1611752949056</c:v>
                </c:pt>
                <c:pt idx="101">
                  <c:v>23.343599343811501</c:v>
                </c:pt>
                <c:pt idx="102">
                  <c:v>22.359560108169301</c:v>
                </c:pt>
                <c:pt idx="103">
                  <c:v>21.205477859589902</c:v>
                </c:pt>
                <c:pt idx="104">
                  <c:v>19.8828809508354</c:v>
                </c:pt>
                <c:pt idx="105">
                  <c:v>18.395576357741799</c:v>
                </c:pt>
                <c:pt idx="106">
                  <c:v>16.7409275644237</c:v>
                </c:pt>
                <c:pt idx="107">
                  <c:v>14.924396564448299</c:v>
                </c:pt>
                <c:pt idx="108">
                  <c:v>12.9539308495791</c:v>
                </c:pt>
                <c:pt idx="109">
                  <c:v>10.8275729944364</c:v>
                </c:pt>
                <c:pt idx="110">
                  <c:v>8.5548757222231693</c:v>
                </c:pt>
                <c:pt idx="111">
                  <c:v>6.1479544641095698</c:v>
                </c:pt>
                <c:pt idx="112">
                  <c:v>3.6052539860939401</c:v>
                </c:pt>
                <c:pt idx="113">
                  <c:v>0.94037303603570199</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5.4275173799641203E-2</c:v>
                </c:pt>
                <c:pt idx="167">
                  <c:v>0.21668547660581799</c:v>
                </c:pt>
                <c:pt idx="168">
                  <c:v>0.48593484473364901</c:v>
                </c:pt>
                <c:pt idx="169">
                  <c:v>0.86002444801072997</c:v>
                </c:pt>
                <c:pt idx="170">
                  <c:v>1.3360580355370399</c:v>
                </c:pt>
                <c:pt idx="171">
                  <c:v>1.9101843492547499</c:v>
                </c:pt>
                <c:pt idx="172">
                  <c:v>2.5782765406741701</c:v>
                </c:pt>
                <c:pt idx="173">
                  <c:v>3.3350222926450601</c:v>
                </c:pt>
                <c:pt idx="174">
                  <c:v>4.1741837137968103</c:v>
                </c:pt>
                <c:pt idx="175">
                  <c:v>5.08979487526888</c:v>
                </c:pt>
                <c:pt idx="176">
                  <c:v>6.0743589430341798</c:v>
                </c:pt>
                <c:pt idx="177">
                  <c:v>7.1195790226572697</c:v>
                </c:pt>
                <c:pt idx="178">
                  <c:v>8.2179610121739604</c:v>
                </c:pt>
                <c:pt idx="179">
                  <c:v>9.3602078935503403</c:v>
                </c:pt>
                <c:pt idx="180">
                  <c:v>10.5363882482735</c:v>
                </c:pt>
                <c:pt idx="181">
                  <c:v>11.7378904185714</c:v>
                </c:pt>
                <c:pt idx="182">
                  <c:v>12.954092790149399</c:v>
                </c:pt>
                <c:pt idx="183">
                  <c:v>14.173953227481499</c:v>
                </c:pt>
                <c:pt idx="184">
                  <c:v>15.3881971660121</c:v>
                </c:pt>
                <c:pt idx="185">
                  <c:v>16.585438618459499</c:v>
                </c:pt>
                <c:pt idx="186">
                  <c:v>17.754124950188501</c:v>
                </c:pt>
                <c:pt idx="187">
                  <c:v>18.884793823894899</c:v>
                </c:pt>
                <c:pt idx="188">
                  <c:v>19.965914801922199</c:v>
                </c:pt>
                <c:pt idx="189">
                  <c:v>20.986077487378299</c:v>
                </c:pt>
                <c:pt idx="190">
                  <c:v>21.936097456698899</c:v>
                </c:pt>
                <c:pt idx="191">
                  <c:v>22.8049541732729</c:v>
                </c:pt>
                <c:pt idx="192">
                  <c:v>23.5820596836706</c:v>
                </c:pt>
                <c:pt idx="193">
                  <c:v>24.258930869084701</c:v>
                </c:pt>
                <c:pt idx="194">
                  <c:v>24.825720356228601</c:v>
                </c:pt>
                <c:pt idx="195">
                  <c:v>25.2733460092394</c:v>
                </c:pt>
                <c:pt idx="196">
                  <c:v>25.594370684626899</c:v>
                </c:pt>
                <c:pt idx="197">
                  <c:v>25.780768909590901</c:v>
                </c:pt>
                <c:pt idx="198">
                  <c:v>25.8256197316162</c:v>
                </c:pt>
                <c:pt idx="199">
                  <c:v>25.722776715021201</c:v>
                </c:pt>
                <c:pt idx="200">
                  <c:v>25.466641772740498</c:v>
                </c:pt>
                <c:pt idx="201">
                  <c:v>25.053043277664301</c:v>
                </c:pt>
                <c:pt idx="202">
                  <c:v>24.4772709448123</c:v>
                </c:pt>
                <c:pt idx="203">
                  <c:v>23.736680472882</c:v>
                </c:pt>
                <c:pt idx="204">
                  <c:v>22.830330472595801</c:v>
                </c:pt>
                <c:pt idx="205">
                  <c:v>21.7550055422296</c:v>
                </c:pt>
                <c:pt idx="206">
                  <c:v>20.511425592263102</c:v>
                </c:pt>
                <c:pt idx="207">
                  <c:v>19.102222684926399</c:v>
                </c:pt>
                <c:pt idx="208">
                  <c:v>17.5256551039474</c:v>
                </c:pt>
                <c:pt idx="209">
                  <c:v>15.786073696948799</c:v>
                </c:pt>
                <c:pt idx="210">
                  <c:v>13.889864073781601</c:v>
                </c:pt>
                <c:pt idx="211">
                  <c:v>11.836668145724101</c:v>
                </c:pt>
                <c:pt idx="212">
                  <c:v>9.6345688823285105</c:v>
                </c:pt>
                <c:pt idx="213">
                  <c:v>7.2937028087453797</c:v>
                </c:pt>
                <c:pt idx="214">
                  <c:v>4.8149530844049702</c:v>
                </c:pt>
                <c:pt idx="215">
                  <c:v>2.2100544180841002</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0</c:v>
                </c:pt>
                <c:pt idx="249">
                  <c:v>0</c:v>
                </c:pt>
                <c:pt idx="250">
                  <c:v>0</c:v>
                </c:pt>
                <c:pt idx="251">
                  <c:v>0</c:v>
                </c:pt>
                <c:pt idx="252">
                  <c:v>0</c:v>
                </c:pt>
                <c:pt idx="253">
                  <c:v>0</c:v>
                </c:pt>
                <c:pt idx="254">
                  <c:v>0</c:v>
                </c:pt>
                <c:pt idx="255">
                  <c:v>0</c:v>
                </c:pt>
                <c:pt idx="256">
                  <c:v>0</c:v>
                </c:pt>
                <c:pt idx="257">
                  <c:v>0</c:v>
                </c:pt>
                <c:pt idx="258">
                  <c:v>0</c:v>
                </c:pt>
                <c:pt idx="259">
                  <c:v>0</c:v>
                </c:pt>
                <c:pt idx="260">
                  <c:v>0</c:v>
                </c:pt>
                <c:pt idx="261">
                  <c:v>0</c:v>
                </c:pt>
                <c:pt idx="262">
                  <c:v>0</c:v>
                </c:pt>
                <c:pt idx="263">
                  <c:v>0</c:v>
                </c:pt>
                <c:pt idx="264">
                  <c:v>0</c:v>
                </c:pt>
                <c:pt idx="265">
                  <c:v>0</c:v>
                </c:pt>
                <c:pt idx="266">
                  <c:v>0</c:v>
                </c:pt>
                <c:pt idx="267">
                  <c:v>0</c:v>
                </c:pt>
                <c:pt idx="268">
                  <c:v>2.1676221788209699E-3</c:v>
                </c:pt>
                <c:pt idx="269">
                  <c:v>7.7964897332332597E-2</c:v>
                </c:pt>
                <c:pt idx="270">
                  <c:v>0.26146742099848302</c:v>
                </c:pt>
                <c:pt idx="271">
                  <c:v>0.551286110440805</c:v>
                </c:pt>
                <c:pt idx="272">
                  <c:v>0.94519940286752002</c:v>
                </c:pt>
                <c:pt idx="273">
                  <c:v>1.44012254554217</c:v>
                </c:pt>
                <c:pt idx="274">
                  <c:v>2.0323541998193901</c:v>
                </c:pt>
                <c:pt idx="275">
                  <c:v>2.7172833158420699</c:v>
                </c:pt>
                <c:pt idx="276">
                  <c:v>3.4894960616122601</c:v>
                </c:pt>
                <c:pt idx="277">
                  <c:v>4.3431725319324102</c:v>
                </c:pt>
                <c:pt idx="278">
                  <c:v>5.2715438090107298</c:v>
                </c:pt>
                <c:pt idx="279">
                  <c:v>6.2671824971417998</c:v>
                </c:pt>
                <c:pt idx="280">
                  <c:v>7.32238523768231</c:v>
                </c:pt>
                <c:pt idx="281">
                  <c:v>8.4286047878320307</c:v>
                </c:pt>
                <c:pt idx="282">
                  <c:v>9.5768019159347695</c:v>
                </c:pt>
                <c:pt idx="283">
                  <c:v>10.7577559413436</c:v>
                </c:pt>
                <c:pt idx="284">
                  <c:v>11.961604178218399</c:v>
                </c:pt>
                <c:pt idx="285">
                  <c:v>13.1781701545925</c:v>
                </c:pt>
                <c:pt idx="286">
                  <c:v>14.397193117625401</c:v>
                </c:pt>
                <c:pt idx="287">
                  <c:v>15.6080188107676</c:v>
                </c:pt>
                <c:pt idx="288">
                  <c:v>16.7998590187198</c:v>
                </c:pt>
                <c:pt idx="289">
                  <c:v>17.961981275848</c:v>
                </c:pt>
                <c:pt idx="290">
                  <c:v>19.083498569571201</c:v>
                </c:pt>
                <c:pt idx="291">
                  <c:v>20.153572310043501</c:v>
                </c:pt>
                <c:pt idx="292">
                  <c:v>21.161614281387699</c:v>
                </c:pt>
                <c:pt idx="293">
                  <c:v>22.097080209711802</c:v>
                </c:pt>
                <c:pt idx="294">
                  <c:v>22.9496633347736</c:v>
                </c:pt>
                <c:pt idx="295">
                  <c:v>23.709532774189601</c:v>
                </c:pt>
                <c:pt idx="296">
                  <c:v>24.367062476025701</c:v>
                </c:pt>
                <c:pt idx="297">
                  <c:v>24.913066830954399</c:v>
                </c:pt>
                <c:pt idx="298">
                  <c:v>25.339025808418299</c:v>
                </c:pt>
                <c:pt idx="299">
                  <c:v>25.636793402438698</c:v>
                </c:pt>
                <c:pt idx="300">
                  <c:v>25.798880702567001</c:v>
                </c:pt>
                <c:pt idx="301">
                  <c:v>25.818530270475101</c:v>
                </c:pt>
                <c:pt idx="302">
                  <c:v>25.689605320066701</c:v>
                </c:pt>
                <c:pt idx="303">
                  <c:v>25.4068468856638</c:v>
                </c:pt>
                <c:pt idx="304">
                  <c:v>24.965587524750202</c:v>
                </c:pt>
                <c:pt idx="305">
                  <c:v>24.362170839897299</c:v>
                </c:pt>
                <c:pt idx="306">
                  <c:v>23.5940260198274</c:v>
                </c:pt>
                <c:pt idx="307">
                  <c:v>22.658773238542299</c:v>
                </c:pt>
                <c:pt idx="308">
                  <c:v>21.555620492799701</c:v>
                </c:pt>
                <c:pt idx="309">
                  <c:v>20.285039818448201</c:v>
                </c:pt>
                <c:pt idx="310">
                  <c:v>18.8470051854957</c:v>
                </c:pt>
                <c:pt idx="311">
                  <c:v>17.243860736107301</c:v>
                </c:pt>
                <c:pt idx="312">
                  <c:v>15.4793486643302</c:v>
                </c:pt>
                <c:pt idx="313">
                  <c:v>13.555734602597999</c:v>
                </c:pt>
                <c:pt idx="314">
                  <c:v>11.4786384238233</c:v>
                </c:pt>
                <c:pt idx="315">
                  <c:v>9.25515268710312</c:v>
                </c:pt>
                <c:pt idx="316">
                  <c:v>6.8896554613322403</c:v>
                </c:pt>
                <c:pt idx="317">
                  <c:v>4.3910342113263798</c:v>
                </c:pt>
                <c:pt idx="318">
                  <c:v>1.76965052113497</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c:v>
                </c:pt>
                <c:pt idx="342">
                  <c:v>0</c:v>
                </c:pt>
                <c:pt idx="343">
                  <c:v>0</c:v>
                </c:pt>
                <c:pt idx="344">
                  <c:v>0</c:v>
                </c:pt>
                <c:pt idx="345">
                  <c:v>0</c:v>
                </c:pt>
                <c:pt idx="346">
                  <c:v>0</c:v>
                </c:pt>
                <c:pt idx="347">
                  <c:v>0</c:v>
                </c:pt>
                <c:pt idx="348">
                  <c:v>0</c:v>
                </c:pt>
                <c:pt idx="349">
                  <c:v>0</c:v>
                </c:pt>
                <c:pt idx="350">
                  <c:v>0</c:v>
                </c:pt>
                <c:pt idx="351">
                  <c:v>0</c:v>
                </c:pt>
                <c:pt idx="352">
                  <c:v>0</c:v>
                </c:pt>
                <c:pt idx="353">
                  <c:v>0</c:v>
                </c:pt>
                <c:pt idx="354">
                  <c:v>0</c:v>
                </c:pt>
                <c:pt idx="355">
                  <c:v>0</c:v>
                </c:pt>
                <c:pt idx="356">
                  <c:v>0</c:v>
                </c:pt>
                <c:pt idx="357">
                  <c:v>0</c:v>
                </c:pt>
                <c:pt idx="358">
                  <c:v>0</c:v>
                </c:pt>
                <c:pt idx="359">
                  <c:v>0</c:v>
                </c:pt>
                <c:pt idx="360">
                  <c:v>0</c:v>
                </c:pt>
                <c:pt idx="361">
                  <c:v>0</c:v>
                </c:pt>
                <c:pt idx="362">
                  <c:v>0</c:v>
                </c:pt>
                <c:pt idx="363">
                  <c:v>0</c:v>
                </c:pt>
                <c:pt idx="364">
                  <c:v>0</c:v>
                </c:pt>
                <c:pt idx="365">
                  <c:v>0</c:v>
                </c:pt>
                <c:pt idx="366">
                  <c:v>0</c:v>
                </c:pt>
                <c:pt idx="367">
                  <c:v>0</c:v>
                </c:pt>
                <c:pt idx="368">
                  <c:v>0</c:v>
                </c:pt>
                <c:pt idx="369">
                  <c:v>0</c:v>
                </c:pt>
                <c:pt idx="370">
                  <c:v>0</c:v>
                </c:pt>
                <c:pt idx="371">
                  <c:v>4.8720880714878002E-3</c:v>
                </c:pt>
                <c:pt idx="372">
                  <c:v>9.1389581411088897E-2</c:v>
                </c:pt>
                <c:pt idx="373">
                  <c:v>0.28541114564708298</c:v>
                </c:pt>
                <c:pt idx="374">
                  <c:v>0.58545560444437506</c:v>
                </c:pt>
                <c:pt idx="375">
                  <c:v>0.98919082627789801</c:v>
                </c:pt>
                <c:pt idx="376">
                  <c:v>1.4935815284415901</c:v>
                </c:pt>
                <c:pt idx="377">
                  <c:v>2.0947302011399098</c:v>
                </c:pt>
                <c:pt idx="378">
                  <c:v>2.78792945875065</c:v>
                </c:pt>
                <c:pt idx="379">
                  <c:v>3.5679393338700498</c:v>
                </c:pt>
                <c:pt idx="380">
                  <c:v>4.4286354820001499</c:v>
                </c:pt>
                <c:pt idx="381">
                  <c:v>5.3632156365974204</c:v>
                </c:pt>
                <c:pt idx="382">
                  <c:v>6.3644372764014703</c:v>
                </c:pt>
                <c:pt idx="383">
                  <c:v>7.4242951942042099</c:v>
                </c:pt>
                <c:pt idx="384">
                  <c:v>8.5342729317264396</c:v>
                </c:pt>
                <c:pt idx="385">
                  <c:v>9.6854424419568304</c:v>
                </c:pt>
                <c:pt idx="386">
                  <c:v>10.868362158478</c:v>
                </c:pt>
                <c:pt idx="387">
                  <c:v>12.0732493157152</c:v>
                </c:pt>
                <c:pt idx="388">
                  <c:v>13.2899444579198</c:v>
                </c:pt>
                <c:pt idx="389">
                  <c:v>14.5080724999873</c:v>
                </c:pt>
                <c:pt idx="390">
                  <c:v>15.7170808084079</c:v>
                </c:pt>
                <c:pt idx="391">
                  <c:v>16.906148745367702</c:v>
                </c:pt>
                <c:pt idx="392">
                  <c:v>18.064504158332799</c:v>
                </c:pt>
                <c:pt idx="393">
                  <c:v>19.181360309237199</c:v>
                </c:pt>
                <c:pt idx="394">
                  <c:v>20.245870239320499</c:v>
                </c:pt>
                <c:pt idx="395">
                  <c:v>21.2474212159456</c:v>
                </c:pt>
                <c:pt idx="396">
                  <c:v>22.175556835602201</c:v>
                </c:pt>
                <c:pt idx="397">
                  <c:v>23.020045996820102</c:v>
                </c:pt>
                <c:pt idx="398">
                  <c:v>23.770999102244001</c:v>
                </c:pt>
                <c:pt idx="399">
                  <c:v>24.4188732926002</c:v>
                </c:pt>
              </c:numCache>
            </c:numRef>
          </c:val>
          <c:smooth val="1"/>
          <c:extLst>
            <c:ext xmlns:c16="http://schemas.microsoft.com/office/drawing/2014/chart" uri="{C3380CC4-5D6E-409C-BE32-E72D297353CC}">
              <c16:uniqueId val="{00000000-9DA6-E34D-9F5B-AE7A4AB721A6}"/>
            </c:ext>
          </c:extLst>
        </c:ser>
        <c:ser>
          <c:idx val="2"/>
          <c:order val="1"/>
          <c:tx>
            <c:strRef>
              <c:f>'Sheet 1 - time_vs_LAEL_LVEL_ (1'!$B$1</c:f>
              <c:strCache>
                <c:ptCount val="1"/>
                <c:pt idx="0">
                  <c:v>atrium</c:v>
                </c:pt>
              </c:strCache>
            </c:strRef>
          </c:tx>
          <c:spPr>
            <a:ln w="12700">
              <a:solidFill>
                <a:schemeClr val="tx1"/>
              </a:solidFill>
              <a:prstDash val="sysDash"/>
            </a:ln>
          </c:spPr>
          <c:marker>
            <c:symbol val="none"/>
          </c:marker>
          <c:cat>
            <c:numRef>
              <c:f>'Sheet 1 - time_vs_LAEL_LVEL_ (1'!$A$2:$A$401</c:f>
              <c:numCache>
                <c:formatCode>0.000</c:formatCode>
                <c:ptCount val="400"/>
                <c:pt idx="0">
                  <c:v>0</c:v>
                </c:pt>
                <c:pt idx="1">
                  <c:v>4.9999999999998934E-3</c:v>
                </c:pt>
                <c:pt idx="2">
                  <c:v>9.9999999999997868E-3</c:v>
                </c:pt>
                <c:pt idx="3">
                  <c:v>1.499999999999968E-2</c:v>
                </c:pt>
                <c:pt idx="4">
                  <c:v>1.9999999999999574E-2</c:v>
                </c:pt>
                <c:pt idx="5">
                  <c:v>2.5000000000000355E-2</c:v>
                </c:pt>
                <c:pt idx="6">
                  <c:v>3.0000000000000249E-2</c:v>
                </c:pt>
                <c:pt idx="7">
                  <c:v>3.5000000000000142E-2</c:v>
                </c:pt>
                <c:pt idx="8">
                  <c:v>4.0000000000000036E-2</c:v>
                </c:pt>
                <c:pt idx="9">
                  <c:v>4.4999999999999929E-2</c:v>
                </c:pt>
                <c:pt idx="10">
                  <c:v>4.9999999999999822E-2</c:v>
                </c:pt>
                <c:pt idx="11">
                  <c:v>5.4999999999999716E-2</c:v>
                </c:pt>
                <c:pt idx="12">
                  <c:v>5.9999999999999609E-2</c:v>
                </c:pt>
                <c:pt idx="13">
                  <c:v>6.5000000000000391E-2</c:v>
                </c:pt>
                <c:pt idx="14">
                  <c:v>7.0000000000000284E-2</c:v>
                </c:pt>
                <c:pt idx="15">
                  <c:v>7.5000000000000178E-2</c:v>
                </c:pt>
                <c:pt idx="16">
                  <c:v>8.0000000000000071E-2</c:v>
                </c:pt>
                <c:pt idx="17">
                  <c:v>8.4999999999999964E-2</c:v>
                </c:pt>
                <c:pt idx="18">
                  <c:v>8.9999999999999858E-2</c:v>
                </c:pt>
                <c:pt idx="19">
                  <c:v>9.4999999999999751E-2</c:v>
                </c:pt>
                <c:pt idx="20">
                  <c:v>9.9999999999999645E-2</c:v>
                </c:pt>
                <c:pt idx="21">
                  <c:v>0.10500000000000043</c:v>
                </c:pt>
                <c:pt idx="22">
                  <c:v>0.11000000000000032</c:v>
                </c:pt>
                <c:pt idx="23">
                  <c:v>0.11500000000000021</c:v>
                </c:pt>
                <c:pt idx="24">
                  <c:v>0.12000000000000011</c:v>
                </c:pt>
                <c:pt idx="25">
                  <c:v>0.125</c:v>
                </c:pt>
                <c:pt idx="26">
                  <c:v>0.12999999999999989</c:v>
                </c:pt>
                <c:pt idx="27">
                  <c:v>0.13499999999999979</c:v>
                </c:pt>
                <c:pt idx="28">
                  <c:v>0.13999999999999968</c:v>
                </c:pt>
                <c:pt idx="29">
                  <c:v>0.14499999999999957</c:v>
                </c:pt>
                <c:pt idx="30">
                  <c:v>0.15000000000000036</c:v>
                </c:pt>
                <c:pt idx="31">
                  <c:v>0.15500000000000025</c:v>
                </c:pt>
                <c:pt idx="32">
                  <c:v>0.16000000000000014</c:v>
                </c:pt>
                <c:pt idx="33">
                  <c:v>0.16500000000000004</c:v>
                </c:pt>
                <c:pt idx="34">
                  <c:v>0.16999999999999993</c:v>
                </c:pt>
                <c:pt idx="35">
                  <c:v>0.17499999999999982</c:v>
                </c:pt>
                <c:pt idx="36">
                  <c:v>0.17999999999999972</c:v>
                </c:pt>
                <c:pt idx="37">
                  <c:v>0.18499999999999961</c:v>
                </c:pt>
                <c:pt idx="38">
                  <c:v>0.19000000000000039</c:v>
                </c:pt>
                <c:pt idx="39">
                  <c:v>0.19500000000000028</c:v>
                </c:pt>
                <c:pt idx="40">
                  <c:v>0.20000000000000018</c:v>
                </c:pt>
                <c:pt idx="41">
                  <c:v>0.20500000000000007</c:v>
                </c:pt>
                <c:pt idx="42">
                  <c:v>0.20999999999999996</c:v>
                </c:pt>
                <c:pt idx="43">
                  <c:v>0.21499999999999986</c:v>
                </c:pt>
                <c:pt idx="44">
                  <c:v>0.21999999999999975</c:v>
                </c:pt>
                <c:pt idx="45">
                  <c:v>0.22499999999999964</c:v>
                </c:pt>
                <c:pt idx="46">
                  <c:v>0.23000000000000043</c:v>
                </c:pt>
                <c:pt idx="47">
                  <c:v>0.23500000000000032</c:v>
                </c:pt>
                <c:pt idx="48">
                  <c:v>0.24000000000000021</c:v>
                </c:pt>
                <c:pt idx="49">
                  <c:v>0.24500000000000011</c:v>
                </c:pt>
                <c:pt idx="50">
                  <c:v>0.25</c:v>
                </c:pt>
                <c:pt idx="51">
                  <c:v>0.25499999999999989</c:v>
                </c:pt>
                <c:pt idx="52">
                  <c:v>0.25999999999999979</c:v>
                </c:pt>
                <c:pt idx="53">
                  <c:v>0.26499999999999968</c:v>
                </c:pt>
                <c:pt idx="54">
                  <c:v>0.26999999999999957</c:v>
                </c:pt>
                <c:pt idx="55">
                  <c:v>0.27500000000000036</c:v>
                </c:pt>
                <c:pt idx="56">
                  <c:v>0.28000000000000025</c:v>
                </c:pt>
                <c:pt idx="57">
                  <c:v>0.28500000000000014</c:v>
                </c:pt>
                <c:pt idx="58">
                  <c:v>0.29000000000000004</c:v>
                </c:pt>
                <c:pt idx="59">
                  <c:v>0.29499999999999993</c:v>
                </c:pt>
                <c:pt idx="60">
                  <c:v>0.29999999999999982</c:v>
                </c:pt>
                <c:pt idx="61">
                  <c:v>0.30499999999999972</c:v>
                </c:pt>
                <c:pt idx="62">
                  <c:v>0.30999999999999961</c:v>
                </c:pt>
                <c:pt idx="63">
                  <c:v>0.31500000000000039</c:v>
                </c:pt>
                <c:pt idx="64">
                  <c:v>0.32000000000000028</c:v>
                </c:pt>
                <c:pt idx="65">
                  <c:v>0.32500000000000018</c:v>
                </c:pt>
                <c:pt idx="66">
                  <c:v>0.33000000000000007</c:v>
                </c:pt>
                <c:pt idx="67">
                  <c:v>0.33499999999999996</c:v>
                </c:pt>
                <c:pt idx="68">
                  <c:v>0.33999999999999986</c:v>
                </c:pt>
                <c:pt idx="69">
                  <c:v>0.34499999999999975</c:v>
                </c:pt>
                <c:pt idx="70">
                  <c:v>0.34999999999999964</c:v>
                </c:pt>
                <c:pt idx="71">
                  <c:v>0.35500000000000043</c:v>
                </c:pt>
                <c:pt idx="72">
                  <c:v>0.36000000000000032</c:v>
                </c:pt>
                <c:pt idx="73">
                  <c:v>0.36500000000000021</c:v>
                </c:pt>
                <c:pt idx="74">
                  <c:v>0.37000000000000011</c:v>
                </c:pt>
                <c:pt idx="75">
                  <c:v>0.375</c:v>
                </c:pt>
                <c:pt idx="76">
                  <c:v>0.37999999999999989</c:v>
                </c:pt>
                <c:pt idx="77">
                  <c:v>0.38499999999999979</c:v>
                </c:pt>
                <c:pt idx="78">
                  <c:v>0.38999999999999968</c:v>
                </c:pt>
                <c:pt idx="79">
                  <c:v>0.39499999999999957</c:v>
                </c:pt>
                <c:pt idx="80">
                  <c:v>0.40000000000000036</c:v>
                </c:pt>
                <c:pt idx="81">
                  <c:v>0.40500000000000025</c:v>
                </c:pt>
                <c:pt idx="82">
                  <c:v>0.41000000000000014</c:v>
                </c:pt>
                <c:pt idx="83">
                  <c:v>0.41500000000000004</c:v>
                </c:pt>
                <c:pt idx="84">
                  <c:v>0.41999999999999993</c:v>
                </c:pt>
                <c:pt idx="85">
                  <c:v>0.42499999999999982</c:v>
                </c:pt>
                <c:pt idx="86">
                  <c:v>0.42999999999999972</c:v>
                </c:pt>
                <c:pt idx="87">
                  <c:v>0.43499999999999961</c:v>
                </c:pt>
                <c:pt idx="88">
                  <c:v>0.44000000000000039</c:v>
                </c:pt>
                <c:pt idx="89">
                  <c:v>0.44500000000000028</c:v>
                </c:pt>
                <c:pt idx="90">
                  <c:v>0.45000000000000018</c:v>
                </c:pt>
                <c:pt idx="91">
                  <c:v>0.45500000000000007</c:v>
                </c:pt>
                <c:pt idx="92">
                  <c:v>0.45999999999999996</c:v>
                </c:pt>
                <c:pt idx="93">
                  <c:v>0.46499999999999986</c:v>
                </c:pt>
                <c:pt idx="94">
                  <c:v>0.46999999999999975</c:v>
                </c:pt>
                <c:pt idx="95">
                  <c:v>0.47499999999999964</c:v>
                </c:pt>
                <c:pt idx="96">
                  <c:v>0.48000000000000043</c:v>
                </c:pt>
                <c:pt idx="97">
                  <c:v>0.48500000000000032</c:v>
                </c:pt>
                <c:pt idx="98">
                  <c:v>0.49000000000000021</c:v>
                </c:pt>
                <c:pt idx="99">
                  <c:v>0.49500000000000011</c:v>
                </c:pt>
                <c:pt idx="100">
                  <c:v>0.5</c:v>
                </c:pt>
                <c:pt idx="101">
                  <c:v>0.50499999999999989</c:v>
                </c:pt>
                <c:pt idx="102">
                  <c:v>0.50999999999999979</c:v>
                </c:pt>
                <c:pt idx="103">
                  <c:v>0.51499999999999968</c:v>
                </c:pt>
                <c:pt idx="104">
                  <c:v>0.51999999999999957</c:v>
                </c:pt>
                <c:pt idx="105">
                  <c:v>0.52500000000000036</c:v>
                </c:pt>
                <c:pt idx="106">
                  <c:v>0.53000000000000025</c:v>
                </c:pt>
                <c:pt idx="107">
                  <c:v>0.53500000000000014</c:v>
                </c:pt>
                <c:pt idx="108">
                  <c:v>0.54</c:v>
                </c:pt>
                <c:pt idx="109">
                  <c:v>0.54499999999999993</c:v>
                </c:pt>
                <c:pt idx="110">
                  <c:v>0.54999999999999982</c:v>
                </c:pt>
                <c:pt idx="111">
                  <c:v>0.55499999999999972</c:v>
                </c:pt>
                <c:pt idx="112">
                  <c:v>0.55999999999999961</c:v>
                </c:pt>
                <c:pt idx="113">
                  <c:v>0.56500000000000039</c:v>
                </c:pt>
                <c:pt idx="114">
                  <c:v>0.57000000000000028</c:v>
                </c:pt>
                <c:pt idx="115">
                  <c:v>0.57500000000000018</c:v>
                </c:pt>
                <c:pt idx="116">
                  <c:v>0.58000000000000007</c:v>
                </c:pt>
                <c:pt idx="117">
                  <c:v>0.58499999999999996</c:v>
                </c:pt>
                <c:pt idx="118">
                  <c:v>0.58999999999999986</c:v>
                </c:pt>
                <c:pt idx="119">
                  <c:v>0.59499999999999975</c:v>
                </c:pt>
                <c:pt idx="120">
                  <c:v>0.59999999999999964</c:v>
                </c:pt>
                <c:pt idx="121">
                  <c:v>0.60500000000000043</c:v>
                </c:pt>
                <c:pt idx="122">
                  <c:v>0.61000000000000032</c:v>
                </c:pt>
                <c:pt idx="123">
                  <c:v>0.61500000000000021</c:v>
                </c:pt>
                <c:pt idx="124">
                  <c:v>0.62000000000000011</c:v>
                </c:pt>
                <c:pt idx="125">
                  <c:v>0.625</c:v>
                </c:pt>
                <c:pt idx="126">
                  <c:v>0.62999999999999989</c:v>
                </c:pt>
                <c:pt idx="127">
                  <c:v>0.63499999999999979</c:v>
                </c:pt>
                <c:pt idx="128">
                  <c:v>0.63999999999999968</c:v>
                </c:pt>
                <c:pt idx="129">
                  <c:v>0.64499999999999957</c:v>
                </c:pt>
                <c:pt idx="130">
                  <c:v>0.65000000000000036</c:v>
                </c:pt>
                <c:pt idx="131">
                  <c:v>0.65500000000000025</c:v>
                </c:pt>
                <c:pt idx="132">
                  <c:v>0.66000000000000014</c:v>
                </c:pt>
                <c:pt idx="133">
                  <c:v>0.66500000000000004</c:v>
                </c:pt>
                <c:pt idx="134">
                  <c:v>0.66999999999999993</c:v>
                </c:pt>
                <c:pt idx="135">
                  <c:v>0.67499999999999982</c:v>
                </c:pt>
                <c:pt idx="136">
                  <c:v>0.67999999999999972</c:v>
                </c:pt>
                <c:pt idx="137">
                  <c:v>0.68499999999999961</c:v>
                </c:pt>
                <c:pt idx="138">
                  <c:v>0.69000000000000039</c:v>
                </c:pt>
                <c:pt idx="139">
                  <c:v>0.69500000000000028</c:v>
                </c:pt>
                <c:pt idx="140">
                  <c:v>0.70000000000000018</c:v>
                </c:pt>
                <c:pt idx="141">
                  <c:v>0.70500000000000007</c:v>
                </c:pt>
                <c:pt idx="142">
                  <c:v>0.71</c:v>
                </c:pt>
                <c:pt idx="143">
                  <c:v>0.71499999999999986</c:v>
                </c:pt>
                <c:pt idx="144">
                  <c:v>0.71999999999999975</c:v>
                </c:pt>
                <c:pt idx="145">
                  <c:v>0.72499999999999964</c:v>
                </c:pt>
                <c:pt idx="146">
                  <c:v>0.73000000000000043</c:v>
                </c:pt>
                <c:pt idx="147">
                  <c:v>0.73500000000000032</c:v>
                </c:pt>
                <c:pt idx="148">
                  <c:v>0.74000000000000021</c:v>
                </c:pt>
                <c:pt idx="149">
                  <c:v>0.74500000000000011</c:v>
                </c:pt>
                <c:pt idx="150">
                  <c:v>0.75</c:v>
                </c:pt>
                <c:pt idx="151">
                  <c:v>0.75499999999999989</c:v>
                </c:pt>
                <c:pt idx="152">
                  <c:v>0.75999999999999979</c:v>
                </c:pt>
                <c:pt idx="153">
                  <c:v>0.76499999999999968</c:v>
                </c:pt>
                <c:pt idx="154">
                  <c:v>0.76999999999999957</c:v>
                </c:pt>
                <c:pt idx="155">
                  <c:v>0.77500000000000036</c:v>
                </c:pt>
                <c:pt idx="156">
                  <c:v>0.78000000000000025</c:v>
                </c:pt>
                <c:pt idx="157">
                  <c:v>0.78500000000000014</c:v>
                </c:pt>
                <c:pt idx="158">
                  <c:v>0.79</c:v>
                </c:pt>
                <c:pt idx="159">
                  <c:v>0.79499999999999993</c:v>
                </c:pt>
                <c:pt idx="160">
                  <c:v>0.79999999999999982</c:v>
                </c:pt>
                <c:pt idx="161">
                  <c:v>0.80499999999999972</c:v>
                </c:pt>
                <c:pt idx="162">
                  <c:v>0.80999999999999961</c:v>
                </c:pt>
                <c:pt idx="163">
                  <c:v>0.81500000000000039</c:v>
                </c:pt>
                <c:pt idx="164">
                  <c:v>0.82000000000000028</c:v>
                </c:pt>
                <c:pt idx="165">
                  <c:v>0.82500000000000018</c:v>
                </c:pt>
                <c:pt idx="166">
                  <c:v>0.83000000000000007</c:v>
                </c:pt>
                <c:pt idx="167">
                  <c:v>0.83499999999999996</c:v>
                </c:pt>
                <c:pt idx="168">
                  <c:v>0.83999999999999986</c:v>
                </c:pt>
                <c:pt idx="169">
                  <c:v>0.84499999999999975</c:v>
                </c:pt>
                <c:pt idx="170">
                  <c:v>0.84999999999999964</c:v>
                </c:pt>
                <c:pt idx="171">
                  <c:v>0.85500000000000043</c:v>
                </c:pt>
                <c:pt idx="172">
                  <c:v>0.86000000000000032</c:v>
                </c:pt>
                <c:pt idx="173">
                  <c:v>0.86500000000000021</c:v>
                </c:pt>
                <c:pt idx="174">
                  <c:v>0.87000000000000011</c:v>
                </c:pt>
                <c:pt idx="175">
                  <c:v>0.875</c:v>
                </c:pt>
                <c:pt idx="176">
                  <c:v>0.87999999999999989</c:v>
                </c:pt>
                <c:pt idx="177">
                  <c:v>0.88499999999999979</c:v>
                </c:pt>
                <c:pt idx="178">
                  <c:v>0.88999999999999968</c:v>
                </c:pt>
                <c:pt idx="179">
                  <c:v>0.89499999999999957</c:v>
                </c:pt>
                <c:pt idx="180">
                  <c:v>0.90000000000000036</c:v>
                </c:pt>
                <c:pt idx="181">
                  <c:v>0.90500000000000025</c:v>
                </c:pt>
                <c:pt idx="182">
                  <c:v>0.91000000000000014</c:v>
                </c:pt>
                <c:pt idx="183">
                  <c:v>0.91500000000000004</c:v>
                </c:pt>
                <c:pt idx="184">
                  <c:v>0.91999999999999993</c:v>
                </c:pt>
                <c:pt idx="185">
                  <c:v>0.92499999999999982</c:v>
                </c:pt>
                <c:pt idx="186">
                  <c:v>0.92999999999999972</c:v>
                </c:pt>
                <c:pt idx="187">
                  <c:v>0.93499999999999961</c:v>
                </c:pt>
                <c:pt idx="188">
                  <c:v>0.94000000000000039</c:v>
                </c:pt>
                <c:pt idx="189">
                  <c:v>0.94500000000000028</c:v>
                </c:pt>
                <c:pt idx="190">
                  <c:v>0.95000000000000018</c:v>
                </c:pt>
                <c:pt idx="191">
                  <c:v>0.95500000000000007</c:v>
                </c:pt>
                <c:pt idx="192">
                  <c:v>0.96</c:v>
                </c:pt>
                <c:pt idx="193">
                  <c:v>0.96499999999999986</c:v>
                </c:pt>
                <c:pt idx="194">
                  <c:v>0.96999999999999975</c:v>
                </c:pt>
                <c:pt idx="195">
                  <c:v>0.97499999999999964</c:v>
                </c:pt>
                <c:pt idx="196">
                  <c:v>0.98000000000000043</c:v>
                </c:pt>
                <c:pt idx="197">
                  <c:v>0.98500000000000032</c:v>
                </c:pt>
                <c:pt idx="198">
                  <c:v>0.99000000000000021</c:v>
                </c:pt>
                <c:pt idx="199">
                  <c:v>0.99500000000000011</c:v>
                </c:pt>
                <c:pt idx="200">
                  <c:v>1</c:v>
                </c:pt>
                <c:pt idx="201">
                  <c:v>1.0049999999999999</c:v>
                </c:pt>
                <c:pt idx="202">
                  <c:v>1.0099999999999998</c:v>
                </c:pt>
                <c:pt idx="203">
                  <c:v>1.0149999999999997</c:v>
                </c:pt>
                <c:pt idx="204">
                  <c:v>1.0199999999999996</c:v>
                </c:pt>
                <c:pt idx="205">
                  <c:v>1.0250000000000004</c:v>
                </c:pt>
                <c:pt idx="206">
                  <c:v>1.0300000000000002</c:v>
                </c:pt>
                <c:pt idx="207">
                  <c:v>1.0350000000000001</c:v>
                </c:pt>
                <c:pt idx="208">
                  <c:v>1.04</c:v>
                </c:pt>
                <c:pt idx="209">
                  <c:v>1.0449999999999999</c:v>
                </c:pt>
                <c:pt idx="210">
                  <c:v>1.0499999999999998</c:v>
                </c:pt>
                <c:pt idx="211">
                  <c:v>1.0549999999999997</c:v>
                </c:pt>
                <c:pt idx="212">
                  <c:v>1.0599999999999996</c:v>
                </c:pt>
                <c:pt idx="213">
                  <c:v>1.0650000000000004</c:v>
                </c:pt>
                <c:pt idx="214">
                  <c:v>1.0700000000000003</c:v>
                </c:pt>
                <c:pt idx="215">
                  <c:v>1.0750000000000002</c:v>
                </c:pt>
                <c:pt idx="216">
                  <c:v>1.08</c:v>
                </c:pt>
                <c:pt idx="217">
                  <c:v>1.085</c:v>
                </c:pt>
                <c:pt idx="218">
                  <c:v>1.0899999999999999</c:v>
                </c:pt>
                <c:pt idx="219">
                  <c:v>1.0949999999999998</c:v>
                </c:pt>
                <c:pt idx="220">
                  <c:v>1.0999999999999996</c:v>
                </c:pt>
                <c:pt idx="221">
                  <c:v>1.1050000000000004</c:v>
                </c:pt>
                <c:pt idx="222">
                  <c:v>1.1100000000000003</c:v>
                </c:pt>
                <c:pt idx="223">
                  <c:v>1.1150000000000002</c:v>
                </c:pt>
                <c:pt idx="224">
                  <c:v>1.1200000000000001</c:v>
                </c:pt>
                <c:pt idx="225">
                  <c:v>1.125</c:v>
                </c:pt>
                <c:pt idx="226">
                  <c:v>1.1299999999999999</c:v>
                </c:pt>
                <c:pt idx="227">
                  <c:v>1.1349999999999998</c:v>
                </c:pt>
                <c:pt idx="228">
                  <c:v>1.1399999999999997</c:v>
                </c:pt>
                <c:pt idx="229">
                  <c:v>1.1449999999999996</c:v>
                </c:pt>
                <c:pt idx="230">
                  <c:v>1.1500000000000004</c:v>
                </c:pt>
                <c:pt idx="231">
                  <c:v>1.1550000000000002</c:v>
                </c:pt>
                <c:pt idx="232">
                  <c:v>1.1600000000000001</c:v>
                </c:pt>
                <c:pt idx="233">
                  <c:v>1.165</c:v>
                </c:pt>
                <c:pt idx="234">
                  <c:v>1.17</c:v>
                </c:pt>
                <c:pt idx="235">
                  <c:v>1.1749999999999998</c:v>
                </c:pt>
                <c:pt idx="236">
                  <c:v>1.1799999999999997</c:v>
                </c:pt>
                <c:pt idx="237">
                  <c:v>1.1849999999999996</c:v>
                </c:pt>
                <c:pt idx="238">
                  <c:v>1.1900000000000004</c:v>
                </c:pt>
                <c:pt idx="239">
                  <c:v>1.1950000000000003</c:v>
                </c:pt>
                <c:pt idx="240">
                  <c:v>1.2000000000000002</c:v>
                </c:pt>
                <c:pt idx="241">
                  <c:v>1.2050000000000001</c:v>
                </c:pt>
                <c:pt idx="242">
                  <c:v>1.21</c:v>
                </c:pt>
                <c:pt idx="243">
                  <c:v>1.2149999999999999</c:v>
                </c:pt>
                <c:pt idx="244">
                  <c:v>1.2199999999999998</c:v>
                </c:pt>
                <c:pt idx="245">
                  <c:v>1.2249999999999996</c:v>
                </c:pt>
                <c:pt idx="246">
                  <c:v>1.2300000000000004</c:v>
                </c:pt>
                <c:pt idx="247">
                  <c:v>1.2350000000000003</c:v>
                </c:pt>
                <c:pt idx="248">
                  <c:v>1.2400000000000002</c:v>
                </c:pt>
                <c:pt idx="249">
                  <c:v>1.2450000000000001</c:v>
                </c:pt>
                <c:pt idx="250">
                  <c:v>1.25</c:v>
                </c:pt>
                <c:pt idx="251">
                  <c:v>1.2549999999999999</c:v>
                </c:pt>
                <c:pt idx="252">
                  <c:v>1.2599999999999998</c:v>
                </c:pt>
                <c:pt idx="253">
                  <c:v>1.2649999999999997</c:v>
                </c:pt>
                <c:pt idx="254">
                  <c:v>1.2699999999999996</c:v>
                </c:pt>
                <c:pt idx="255">
                  <c:v>1.2750000000000004</c:v>
                </c:pt>
                <c:pt idx="256">
                  <c:v>1.2800000000000002</c:v>
                </c:pt>
                <c:pt idx="257">
                  <c:v>1.2850000000000001</c:v>
                </c:pt>
                <c:pt idx="258">
                  <c:v>1.29</c:v>
                </c:pt>
                <c:pt idx="259">
                  <c:v>1.2949999999999999</c:v>
                </c:pt>
                <c:pt idx="260">
                  <c:v>1.2999999999999998</c:v>
                </c:pt>
                <c:pt idx="261">
                  <c:v>1.3049999999999997</c:v>
                </c:pt>
                <c:pt idx="262">
                  <c:v>1.3099999999999996</c:v>
                </c:pt>
                <c:pt idx="263">
                  <c:v>1.3150000000000004</c:v>
                </c:pt>
                <c:pt idx="264">
                  <c:v>1.3200000000000003</c:v>
                </c:pt>
                <c:pt idx="265">
                  <c:v>1.3250000000000002</c:v>
                </c:pt>
                <c:pt idx="266">
                  <c:v>1.33</c:v>
                </c:pt>
                <c:pt idx="267">
                  <c:v>1.335</c:v>
                </c:pt>
                <c:pt idx="268">
                  <c:v>1.3399999999999999</c:v>
                </c:pt>
                <c:pt idx="269">
                  <c:v>1.3449999999999998</c:v>
                </c:pt>
                <c:pt idx="270">
                  <c:v>1.3499999999999996</c:v>
                </c:pt>
                <c:pt idx="271">
                  <c:v>1.3550000000000004</c:v>
                </c:pt>
                <c:pt idx="272">
                  <c:v>1.3600000000000003</c:v>
                </c:pt>
                <c:pt idx="273">
                  <c:v>1.3650000000000002</c:v>
                </c:pt>
                <c:pt idx="274">
                  <c:v>1.37</c:v>
                </c:pt>
                <c:pt idx="275">
                  <c:v>1.375</c:v>
                </c:pt>
                <c:pt idx="276">
                  <c:v>1.38</c:v>
                </c:pt>
                <c:pt idx="277">
                  <c:v>1.3849999999999998</c:v>
                </c:pt>
                <c:pt idx="278">
                  <c:v>1.3899999999999997</c:v>
                </c:pt>
                <c:pt idx="279">
                  <c:v>1.3949999999999996</c:v>
                </c:pt>
                <c:pt idx="280">
                  <c:v>1.4000000000000004</c:v>
                </c:pt>
                <c:pt idx="281">
                  <c:v>1.4050000000000002</c:v>
                </c:pt>
                <c:pt idx="282">
                  <c:v>1.4100000000000001</c:v>
                </c:pt>
                <c:pt idx="283">
                  <c:v>1.415</c:v>
                </c:pt>
                <c:pt idx="284">
                  <c:v>1.42</c:v>
                </c:pt>
                <c:pt idx="285">
                  <c:v>1.4249999999999998</c:v>
                </c:pt>
                <c:pt idx="286">
                  <c:v>1.4299999999999997</c:v>
                </c:pt>
                <c:pt idx="287">
                  <c:v>1.4349999999999996</c:v>
                </c:pt>
                <c:pt idx="288">
                  <c:v>1.4400000000000004</c:v>
                </c:pt>
                <c:pt idx="289">
                  <c:v>1.4450000000000003</c:v>
                </c:pt>
                <c:pt idx="290">
                  <c:v>1.4500000000000002</c:v>
                </c:pt>
                <c:pt idx="291">
                  <c:v>1.4550000000000001</c:v>
                </c:pt>
                <c:pt idx="292">
                  <c:v>1.46</c:v>
                </c:pt>
                <c:pt idx="293">
                  <c:v>1.4649999999999999</c:v>
                </c:pt>
                <c:pt idx="294">
                  <c:v>1.4699999999999998</c:v>
                </c:pt>
                <c:pt idx="295">
                  <c:v>1.4749999999999996</c:v>
                </c:pt>
                <c:pt idx="296">
                  <c:v>1.4800000000000004</c:v>
                </c:pt>
                <c:pt idx="297">
                  <c:v>1.4850000000000003</c:v>
                </c:pt>
                <c:pt idx="298">
                  <c:v>1.4900000000000002</c:v>
                </c:pt>
                <c:pt idx="299">
                  <c:v>1.4950000000000001</c:v>
                </c:pt>
                <c:pt idx="300">
                  <c:v>1.5</c:v>
                </c:pt>
                <c:pt idx="301">
                  <c:v>1.5049999999999999</c:v>
                </c:pt>
                <c:pt idx="302">
                  <c:v>1.5099999999999998</c:v>
                </c:pt>
                <c:pt idx="303">
                  <c:v>1.5149999999999997</c:v>
                </c:pt>
                <c:pt idx="304">
                  <c:v>1.5199999999999996</c:v>
                </c:pt>
                <c:pt idx="305">
                  <c:v>1.5250000000000004</c:v>
                </c:pt>
                <c:pt idx="306">
                  <c:v>1.5300000000000002</c:v>
                </c:pt>
                <c:pt idx="307">
                  <c:v>1.5350000000000001</c:v>
                </c:pt>
                <c:pt idx="308">
                  <c:v>1.54</c:v>
                </c:pt>
                <c:pt idx="309">
                  <c:v>1.5449999999999999</c:v>
                </c:pt>
                <c:pt idx="310">
                  <c:v>1.5499999999999998</c:v>
                </c:pt>
                <c:pt idx="311">
                  <c:v>1.5549999999999997</c:v>
                </c:pt>
                <c:pt idx="312">
                  <c:v>1.5599999999999996</c:v>
                </c:pt>
                <c:pt idx="313">
                  <c:v>1.5650000000000004</c:v>
                </c:pt>
                <c:pt idx="314">
                  <c:v>1.5700000000000003</c:v>
                </c:pt>
                <c:pt idx="315">
                  <c:v>1.5750000000000002</c:v>
                </c:pt>
                <c:pt idx="316">
                  <c:v>1.58</c:v>
                </c:pt>
                <c:pt idx="317">
                  <c:v>1.585</c:v>
                </c:pt>
                <c:pt idx="318">
                  <c:v>1.5899999999999999</c:v>
                </c:pt>
                <c:pt idx="319">
                  <c:v>1.5949999999999998</c:v>
                </c:pt>
                <c:pt idx="320">
                  <c:v>1.5999999999999996</c:v>
                </c:pt>
                <c:pt idx="321">
                  <c:v>1.6050000000000004</c:v>
                </c:pt>
                <c:pt idx="322">
                  <c:v>1.6100000000000003</c:v>
                </c:pt>
                <c:pt idx="323">
                  <c:v>1.6150000000000002</c:v>
                </c:pt>
                <c:pt idx="324">
                  <c:v>1.62</c:v>
                </c:pt>
                <c:pt idx="325">
                  <c:v>1.625</c:v>
                </c:pt>
                <c:pt idx="326">
                  <c:v>1.63</c:v>
                </c:pt>
                <c:pt idx="327">
                  <c:v>1.6349999999999998</c:v>
                </c:pt>
                <c:pt idx="328">
                  <c:v>1.6399999999999997</c:v>
                </c:pt>
                <c:pt idx="329">
                  <c:v>1.6449999999999996</c:v>
                </c:pt>
                <c:pt idx="330">
                  <c:v>1.6500000000000004</c:v>
                </c:pt>
                <c:pt idx="331">
                  <c:v>1.6550000000000002</c:v>
                </c:pt>
                <c:pt idx="332">
                  <c:v>1.6600000000000001</c:v>
                </c:pt>
                <c:pt idx="333">
                  <c:v>1.665</c:v>
                </c:pt>
                <c:pt idx="334">
                  <c:v>1.67</c:v>
                </c:pt>
                <c:pt idx="335">
                  <c:v>1.6749999999999998</c:v>
                </c:pt>
                <c:pt idx="336">
                  <c:v>1.6799999999999997</c:v>
                </c:pt>
                <c:pt idx="337">
                  <c:v>1.6849999999999996</c:v>
                </c:pt>
                <c:pt idx="338">
                  <c:v>1.6900000000000004</c:v>
                </c:pt>
                <c:pt idx="339">
                  <c:v>1.6950000000000003</c:v>
                </c:pt>
                <c:pt idx="340">
                  <c:v>1.7000000000000002</c:v>
                </c:pt>
                <c:pt idx="341">
                  <c:v>1.7050000000000001</c:v>
                </c:pt>
                <c:pt idx="342">
                  <c:v>1.71</c:v>
                </c:pt>
                <c:pt idx="343">
                  <c:v>1.7149999999999999</c:v>
                </c:pt>
                <c:pt idx="344">
                  <c:v>1.7199999999999998</c:v>
                </c:pt>
                <c:pt idx="345">
                  <c:v>1.7249999999999996</c:v>
                </c:pt>
                <c:pt idx="346">
                  <c:v>1.7300000000000004</c:v>
                </c:pt>
                <c:pt idx="347">
                  <c:v>1.7350000000000003</c:v>
                </c:pt>
                <c:pt idx="348">
                  <c:v>1.7400000000000002</c:v>
                </c:pt>
                <c:pt idx="349">
                  <c:v>1.7450000000000001</c:v>
                </c:pt>
                <c:pt idx="350">
                  <c:v>1.75</c:v>
                </c:pt>
                <c:pt idx="351">
                  <c:v>1.7549999999999999</c:v>
                </c:pt>
                <c:pt idx="352">
                  <c:v>1.7599999999999998</c:v>
                </c:pt>
                <c:pt idx="353">
                  <c:v>1.7649999999999997</c:v>
                </c:pt>
                <c:pt idx="354">
                  <c:v>1.7699999999999996</c:v>
                </c:pt>
                <c:pt idx="355">
                  <c:v>1.7750000000000004</c:v>
                </c:pt>
                <c:pt idx="356">
                  <c:v>1.7800000000000002</c:v>
                </c:pt>
                <c:pt idx="357">
                  <c:v>1.7850000000000001</c:v>
                </c:pt>
                <c:pt idx="358">
                  <c:v>1.79</c:v>
                </c:pt>
                <c:pt idx="359">
                  <c:v>1.7949999999999999</c:v>
                </c:pt>
                <c:pt idx="360">
                  <c:v>1.7999999999999998</c:v>
                </c:pt>
                <c:pt idx="361">
                  <c:v>1.8049999999999997</c:v>
                </c:pt>
                <c:pt idx="362">
                  <c:v>1.8099999999999996</c:v>
                </c:pt>
                <c:pt idx="363">
                  <c:v>1.8150000000000004</c:v>
                </c:pt>
                <c:pt idx="364">
                  <c:v>1.8200000000000003</c:v>
                </c:pt>
                <c:pt idx="365">
                  <c:v>1.8250000000000002</c:v>
                </c:pt>
                <c:pt idx="366">
                  <c:v>1.83</c:v>
                </c:pt>
                <c:pt idx="367">
                  <c:v>1.835</c:v>
                </c:pt>
                <c:pt idx="368">
                  <c:v>1.8399999999999999</c:v>
                </c:pt>
                <c:pt idx="369">
                  <c:v>1.8449999999999998</c:v>
                </c:pt>
                <c:pt idx="370">
                  <c:v>1.8499999999999996</c:v>
                </c:pt>
                <c:pt idx="371">
                  <c:v>1.8550000000000004</c:v>
                </c:pt>
                <c:pt idx="372">
                  <c:v>1.8600000000000003</c:v>
                </c:pt>
                <c:pt idx="373">
                  <c:v>1.8650000000000002</c:v>
                </c:pt>
                <c:pt idx="374">
                  <c:v>1.87</c:v>
                </c:pt>
                <c:pt idx="375">
                  <c:v>1.875</c:v>
                </c:pt>
                <c:pt idx="376">
                  <c:v>1.88</c:v>
                </c:pt>
                <c:pt idx="377">
                  <c:v>1.8849999999999998</c:v>
                </c:pt>
                <c:pt idx="378">
                  <c:v>1.8899999999999997</c:v>
                </c:pt>
                <c:pt idx="379">
                  <c:v>1.8949999999999996</c:v>
                </c:pt>
                <c:pt idx="380">
                  <c:v>1.9000000000000004</c:v>
                </c:pt>
                <c:pt idx="381">
                  <c:v>1.9050000000000002</c:v>
                </c:pt>
                <c:pt idx="382">
                  <c:v>1.9100000000000001</c:v>
                </c:pt>
                <c:pt idx="383">
                  <c:v>1.915</c:v>
                </c:pt>
                <c:pt idx="384">
                  <c:v>1.92</c:v>
                </c:pt>
                <c:pt idx="385">
                  <c:v>1.9249999999999998</c:v>
                </c:pt>
                <c:pt idx="386">
                  <c:v>1.9299999999999997</c:v>
                </c:pt>
                <c:pt idx="387">
                  <c:v>1.9349999999999996</c:v>
                </c:pt>
                <c:pt idx="388">
                  <c:v>1.9400000000000004</c:v>
                </c:pt>
                <c:pt idx="389">
                  <c:v>1.9450000000000003</c:v>
                </c:pt>
                <c:pt idx="390">
                  <c:v>1.9500000000000002</c:v>
                </c:pt>
                <c:pt idx="391">
                  <c:v>1.9550000000000001</c:v>
                </c:pt>
                <c:pt idx="392">
                  <c:v>1.96</c:v>
                </c:pt>
                <c:pt idx="393">
                  <c:v>1.9649999999999999</c:v>
                </c:pt>
                <c:pt idx="394">
                  <c:v>1.9699999999999998</c:v>
                </c:pt>
                <c:pt idx="395">
                  <c:v>1.9749999999999996</c:v>
                </c:pt>
                <c:pt idx="396">
                  <c:v>1.9800000000000004</c:v>
                </c:pt>
                <c:pt idx="397">
                  <c:v>1.9850000000000003</c:v>
                </c:pt>
                <c:pt idx="398">
                  <c:v>1.9900000000000002</c:v>
                </c:pt>
                <c:pt idx="399">
                  <c:v>1.9950000000000001</c:v>
                </c:pt>
              </c:numCache>
            </c:numRef>
          </c:cat>
          <c:val>
            <c:numRef>
              <c:f>'Sheet 1 - time_vs_LAEL_LVEL_ (1'!$B$2:$B$401</c:f>
              <c:numCache>
                <c:formatCode>0.00000</c:formatCode>
                <c:ptCount val="400"/>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0.118046176715109</c:v>
                </c:pt>
                <c:pt idx="44">
                  <c:v>0.41010929382549999</c:v>
                </c:pt>
                <c:pt idx="45">
                  <c:v>0.69207415904719505</c:v>
                </c:pt>
                <c:pt idx="46">
                  <c:v>0.956997861610698</c:v>
                </c:pt>
                <c:pt idx="47">
                  <c:v>1.19835710072754</c:v>
                </c:pt>
                <c:pt idx="48">
                  <c:v>1.41020881090526</c:v>
                </c:pt>
                <c:pt idx="49">
                  <c:v>1.58733649994379</c:v>
                </c:pt>
                <c:pt idx="50">
                  <c:v>1.7253786962858799</c:v>
                </c:pt>
                <c:pt idx="51">
                  <c:v>1.8209363429218299</c:v>
                </c:pt>
                <c:pt idx="52">
                  <c:v>1.87165649345379</c:v>
                </c:pt>
                <c:pt idx="53">
                  <c:v>1.8762902494451501</c:v>
                </c:pt>
                <c:pt idx="54">
                  <c:v>1.83472351244485</c:v>
                </c:pt>
                <c:pt idx="55">
                  <c:v>1.7479797934699099</c:v>
                </c:pt>
                <c:pt idx="56">
                  <c:v>1.6181950107674099</c:v>
                </c:pt>
                <c:pt idx="57">
                  <c:v>1.4485648964184801</c:v>
                </c:pt>
                <c:pt idx="58">
                  <c:v>1.2432663068084699</c:v>
                </c:pt>
                <c:pt idx="59">
                  <c:v>1.00735437456051</c:v>
                </c:pt>
                <c:pt idx="60">
                  <c:v>0.74663803439338805</c:v>
                </c:pt>
                <c:pt idx="61">
                  <c:v>0.46753698786992698</c:v>
                </c:pt>
                <c:pt idx="62">
                  <c:v>0.17692362903880701</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0.29409679427563401</c:v>
                </c:pt>
                <c:pt idx="147">
                  <c:v>0.58095194942490103</c:v>
                </c:pt>
                <c:pt idx="148">
                  <c:v>0.85350213951034803</c:v>
                </c:pt>
                <c:pt idx="149">
                  <c:v>1.1050362743098501</c:v>
                </c:pt>
                <c:pt idx="150">
                  <c:v>1.32936074863071</c:v>
                </c:pt>
                <c:pt idx="151">
                  <c:v>1.5209519494249</c:v>
                </c:pt>
                <c:pt idx="152">
                  <c:v>1.67509226547413</c:v>
                </c:pt>
                <c:pt idx="153">
                  <c:v>1.78798625063489</c:v>
                </c:pt>
                <c:pt idx="154">
                  <c:v>1.85685408031886</c:v>
                </c:pt>
                <c:pt idx="155">
                  <c:v>1.88</c:v>
                </c:pt>
                <c:pt idx="156">
                  <c:v>1.85685408031886</c:v>
                </c:pt>
                <c:pt idx="157">
                  <c:v>1.78798625063489</c:v>
                </c:pt>
                <c:pt idx="158">
                  <c:v>1.67509226547413</c:v>
                </c:pt>
                <c:pt idx="159">
                  <c:v>1.5209519494249</c:v>
                </c:pt>
                <c:pt idx="160">
                  <c:v>1.32936074863071</c:v>
                </c:pt>
                <c:pt idx="161">
                  <c:v>1.1050362743098501</c:v>
                </c:pt>
                <c:pt idx="162">
                  <c:v>0.85350213951034803</c:v>
                </c:pt>
                <c:pt idx="163">
                  <c:v>0.58095194942490103</c:v>
                </c:pt>
                <c:pt idx="164">
                  <c:v>0.29409679427563401</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5.9052227066881201E-2</c:v>
                </c:pt>
                <c:pt idx="249">
                  <c:v>0.35227687142116199</c:v>
                </c:pt>
                <c:pt idx="250">
                  <c:v>0.63682729006114802</c:v>
                </c:pt>
                <c:pt idx="251">
                  <c:v>0.90569690731122499</c:v>
                </c:pt>
                <c:pt idx="252">
                  <c:v>1.1522652608676001</c:v>
                </c:pt>
                <c:pt idx="253">
                  <c:v>1.37046101955225</c:v>
                </c:pt>
                <c:pt idx="254">
                  <c:v>1.55491147963618</c:v>
                </c:pt>
                <c:pt idx="255">
                  <c:v>1.70107485863612</c:v>
                </c:pt>
                <c:pt idx="256">
                  <c:v>1.80535212907265</c:v>
                </c:pt>
                <c:pt idx="257">
                  <c:v>1.8651756384712199</c:v>
                </c:pt>
                <c:pt idx="258">
                  <c:v>1.8790723334875801</c:v>
                </c:pt>
                <c:pt idx="259">
                  <c:v>1.84670003136993</c:v>
                </c:pt>
                <c:pt idx="260">
                  <c:v>1.76885584563394</c:v>
                </c:pt>
                <c:pt idx="261">
                  <c:v>1.6474565584824601</c:v>
                </c:pt>
                <c:pt idx="262">
                  <c:v>1.4854914232662999</c:v>
                </c:pt>
                <c:pt idx="263">
                  <c:v>1.28694855914593</c:v>
                </c:pt>
                <c:pt idx="264">
                  <c:v>1.0567167503620101</c:v>
                </c:pt>
                <c:pt idx="265">
                  <c:v>0.80046506814233698</c:v>
                </c:pt>
                <c:pt idx="266">
                  <c:v>0.52450327935375096</c:v>
                </c:pt>
                <c:pt idx="267">
                  <c:v>0.23562647910089299</c:v>
                </c:pt>
                <c:pt idx="268">
                  <c:v>0</c:v>
                </c:pt>
                <c:pt idx="269">
                  <c:v>0</c:v>
                </c:pt>
                <c:pt idx="270">
                  <c:v>0</c:v>
                </c:pt>
                <c:pt idx="271">
                  <c:v>0</c:v>
                </c:pt>
                <c:pt idx="272">
                  <c:v>0</c:v>
                </c:pt>
                <c:pt idx="273">
                  <c:v>0</c:v>
                </c:pt>
                <c:pt idx="274">
                  <c:v>0</c:v>
                </c:pt>
                <c:pt idx="275">
                  <c:v>0</c:v>
                </c:pt>
                <c:pt idx="276">
                  <c:v>0</c:v>
                </c:pt>
                <c:pt idx="277">
                  <c:v>0</c:v>
                </c:pt>
                <c:pt idx="278">
                  <c:v>0</c:v>
                </c:pt>
                <c:pt idx="279">
                  <c:v>0</c:v>
                </c:pt>
                <c:pt idx="280">
                  <c:v>0</c:v>
                </c:pt>
                <c:pt idx="281">
                  <c:v>0</c:v>
                </c:pt>
                <c:pt idx="282">
                  <c:v>0</c:v>
                </c:pt>
                <c:pt idx="283">
                  <c:v>0</c:v>
                </c:pt>
                <c:pt idx="284">
                  <c:v>0</c:v>
                </c:pt>
                <c:pt idx="285">
                  <c:v>0</c:v>
                </c:pt>
                <c:pt idx="286">
                  <c:v>0</c:v>
                </c:pt>
                <c:pt idx="287">
                  <c:v>0</c:v>
                </c:pt>
                <c:pt idx="288">
                  <c:v>0</c:v>
                </c:pt>
                <c:pt idx="289">
                  <c:v>0</c:v>
                </c:pt>
                <c:pt idx="290">
                  <c:v>0</c:v>
                </c:pt>
                <c:pt idx="291">
                  <c:v>0</c:v>
                </c:pt>
                <c:pt idx="292">
                  <c:v>0</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c:v>
                </c:pt>
                <c:pt idx="342">
                  <c:v>0</c:v>
                </c:pt>
                <c:pt idx="343">
                  <c:v>0</c:v>
                </c:pt>
                <c:pt idx="344">
                  <c:v>0</c:v>
                </c:pt>
                <c:pt idx="345">
                  <c:v>0</c:v>
                </c:pt>
                <c:pt idx="346">
                  <c:v>0</c:v>
                </c:pt>
                <c:pt idx="347">
                  <c:v>0</c:v>
                </c:pt>
                <c:pt idx="348">
                  <c:v>0</c:v>
                </c:pt>
                <c:pt idx="349">
                  <c:v>0</c:v>
                </c:pt>
                <c:pt idx="350">
                  <c:v>0</c:v>
                </c:pt>
                <c:pt idx="351">
                  <c:v>8.85601273341282E-2</c:v>
                </c:pt>
                <c:pt idx="352">
                  <c:v>0.38124011527024398</c:v>
                </c:pt>
                <c:pt idx="353">
                  <c:v>0.66453270630500405</c:v>
                </c:pt>
                <c:pt idx="354">
                  <c:v>0.93146229665292601</c:v>
                </c:pt>
                <c:pt idx="355">
                  <c:v>1.1754561939111301</c:v>
                </c:pt>
                <c:pt idx="356">
                  <c:v>1.3905064585597899</c:v>
                </c:pt>
                <c:pt idx="357">
                  <c:v>1.5713178393723499</c:v>
                </c:pt>
                <c:pt idx="358">
                  <c:v>1.71343816007464</c:v>
                </c:pt>
                <c:pt idx="359">
                  <c:v>1.81336794670066</c:v>
                </c:pt>
                <c:pt idx="360">
                  <c:v>1.8686465962557399</c:v>
                </c:pt>
                <c:pt idx="361">
                  <c:v>1.8779129649285</c:v>
                </c:pt>
                <c:pt idx="362">
                  <c:v>1.84093888396892</c:v>
                </c:pt>
                <c:pt idx="363">
                  <c:v>1.7586347779601501</c:v>
                </c:pt>
                <c:pt idx="364">
                  <c:v>1.6330272471438001</c:v>
                </c:pt>
                <c:pt idx="365">
                  <c:v>1.46720916579606</c:v>
                </c:pt>
                <c:pt idx="366">
                  <c:v>1.2652635253983699</c:v>
                </c:pt>
                <c:pt idx="367">
                  <c:v>1.0321628978364901</c:v>
                </c:pt>
                <c:pt idx="368">
                  <c:v>0.77364699417760396</c:v>
                </c:pt>
                <c:pt idx="369">
                  <c:v>0.496081333934901</c:v>
                </c:pt>
                <c:pt idx="370">
                  <c:v>0.20630050485116599</c:v>
                </c:pt>
                <c:pt idx="371">
                  <c:v>0</c:v>
                </c:pt>
                <c:pt idx="372">
                  <c:v>0</c:v>
                </c:pt>
                <c:pt idx="373">
                  <c:v>0</c:v>
                </c:pt>
                <c:pt idx="374">
                  <c:v>0</c:v>
                </c:pt>
                <c:pt idx="375">
                  <c:v>0</c:v>
                </c:pt>
                <c:pt idx="376">
                  <c:v>0</c:v>
                </c:pt>
                <c:pt idx="377">
                  <c:v>0</c:v>
                </c:pt>
                <c:pt idx="378">
                  <c:v>0</c:v>
                </c:pt>
                <c:pt idx="379">
                  <c:v>0</c:v>
                </c:pt>
                <c:pt idx="380">
                  <c:v>0</c:v>
                </c:pt>
                <c:pt idx="381">
                  <c:v>0</c:v>
                </c:pt>
                <c:pt idx="382">
                  <c:v>0</c:v>
                </c:pt>
                <c:pt idx="383">
                  <c:v>0</c:v>
                </c:pt>
                <c:pt idx="384">
                  <c:v>0</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c:v>
                </c:pt>
              </c:numCache>
            </c:numRef>
          </c:val>
          <c:smooth val="1"/>
          <c:extLst>
            <c:ext xmlns:c16="http://schemas.microsoft.com/office/drawing/2014/chart" uri="{C3380CC4-5D6E-409C-BE32-E72D297353CC}">
              <c16:uniqueId val="{00000001-9DA6-E34D-9F5B-AE7A4AB721A6}"/>
            </c:ext>
          </c:extLst>
        </c:ser>
        <c:dLbls>
          <c:showLegendKey val="0"/>
          <c:showVal val="0"/>
          <c:showCatName val="0"/>
          <c:showSerName val="0"/>
          <c:showPercent val="0"/>
          <c:showBubbleSize val="0"/>
        </c:dLbls>
        <c:smooth val="0"/>
        <c:axId val="321161487"/>
        <c:axId val="903142032"/>
        <c:extLst>
          <c:ext xmlns:c15="http://schemas.microsoft.com/office/drawing/2012/chart" uri="{02D57815-91ED-43cb-92C2-25804820EDAC}">
            <c15:filteredLineSeries>
              <c15:ser>
                <c:idx val="3"/>
                <c:order val="2"/>
                <c:tx>
                  <c:strRef>
                    <c:extLst>
                      <c:ext uri="{02D57815-91ED-43cb-92C2-25804820EDAC}">
                        <c15:formulaRef>
                          <c15:sqref>'Sheet 1 - time_vs_LAEL_LVEL_ (1'!$B$1</c15:sqref>
                        </c15:formulaRef>
                      </c:ext>
                    </c:extLst>
                    <c:strCache>
                      <c:ptCount val="1"/>
                      <c:pt idx="0">
                        <c:v>atrium</c:v>
                      </c:pt>
                    </c:strCache>
                  </c:strRef>
                </c:tx>
                <c:spPr>
                  <a:ln w="28575" cap="rnd">
                    <a:solidFill>
                      <a:schemeClr val="accent1"/>
                    </a:solidFill>
                    <a:round/>
                  </a:ln>
                  <a:effectLst/>
                </c:spPr>
                <c:marker>
                  <c:symbol val="none"/>
                </c:marker>
                <c:cat>
                  <c:numRef>
                    <c:extLst>
                      <c:ext uri="{02D57815-91ED-43cb-92C2-25804820EDAC}">
                        <c15:formulaRef>
                          <c15:sqref>'Sheet 1 - time_vs_LAEL_LVEL_ (1'!$A$2:$A$401</c15:sqref>
                        </c15:formulaRef>
                      </c:ext>
                    </c:extLst>
                    <c:numCache>
                      <c:formatCode>0.000</c:formatCode>
                      <c:ptCount val="400"/>
                      <c:pt idx="0">
                        <c:v>0</c:v>
                      </c:pt>
                      <c:pt idx="1">
                        <c:v>4.9999999999998934E-3</c:v>
                      </c:pt>
                      <c:pt idx="2">
                        <c:v>9.9999999999997868E-3</c:v>
                      </c:pt>
                      <c:pt idx="3">
                        <c:v>1.499999999999968E-2</c:v>
                      </c:pt>
                      <c:pt idx="4">
                        <c:v>1.9999999999999574E-2</c:v>
                      </c:pt>
                      <c:pt idx="5">
                        <c:v>2.5000000000000355E-2</c:v>
                      </c:pt>
                      <c:pt idx="6">
                        <c:v>3.0000000000000249E-2</c:v>
                      </c:pt>
                      <c:pt idx="7">
                        <c:v>3.5000000000000142E-2</c:v>
                      </c:pt>
                      <c:pt idx="8">
                        <c:v>4.0000000000000036E-2</c:v>
                      </c:pt>
                      <c:pt idx="9">
                        <c:v>4.4999999999999929E-2</c:v>
                      </c:pt>
                      <c:pt idx="10">
                        <c:v>4.9999999999999822E-2</c:v>
                      </c:pt>
                      <c:pt idx="11">
                        <c:v>5.4999999999999716E-2</c:v>
                      </c:pt>
                      <c:pt idx="12">
                        <c:v>5.9999999999999609E-2</c:v>
                      </c:pt>
                      <c:pt idx="13">
                        <c:v>6.5000000000000391E-2</c:v>
                      </c:pt>
                      <c:pt idx="14">
                        <c:v>7.0000000000000284E-2</c:v>
                      </c:pt>
                      <c:pt idx="15">
                        <c:v>7.5000000000000178E-2</c:v>
                      </c:pt>
                      <c:pt idx="16">
                        <c:v>8.0000000000000071E-2</c:v>
                      </c:pt>
                      <c:pt idx="17">
                        <c:v>8.4999999999999964E-2</c:v>
                      </c:pt>
                      <c:pt idx="18">
                        <c:v>8.9999999999999858E-2</c:v>
                      </c:pt>
                      <c:pt idx="19">
                        <c:v>9.4999999999999751E-2</c:v>
                      </c:pt>
                      <c:pt idx="20">
                        <c:v>9.9999999999999645E-2</c:v>
                      </c:pt>
                      <c:pt idx="21">
                        <c:v>0.10500000000000043</c:v>
                      </c:pt>
                      <c:pt idx="22">
                        <c:v>0.11000000000000032</c:v>
                      </c:pt>
                      <c:pt idx="23">
                        <c:v>0.11500000000000021</c:v>
                      </c:pt>
                      <c:pt idx="24">
                        <c:v>0.12000000000000011</c:v>
                      </c:pt>
                      <c:pt idx="25">
                        <c:v>0.125</c:v>
                      </c:pt>
                      <c:pt idx="26">
                        <c:v>0.12999999999999989</c:v>
                      </c:pt>
                      <c:pt idx="27">
                        <c:v>0.13499999999999979</c:v>
                      </c:pt>
                      <c:pt idx="28">
                        <c:v>0.13999999999999968</c:v>
                      </c:pt>
                      <c:pt idx="29">
                        <c:v>0.14499999999999957</c:v>
                      </c:pt>
                      <c:pt idx="30">
                        <c:v>0.15000000000000036</c:v>
                      </c:pt>
                      <c:pt idx="31">
                        <c:v>0.15500000000000025</c:v>
                      </c:pt>
                      <c:pt idx="32">
                        <c:v>0.16000000000000014</c:v>
                      </c:pt>
                      <c:pt idx="33">
                        <c:v>0.16500000000000004</c:v>
                      </c:pt>
                      <c:pt idx="34">
                        <c:v>0.16999999999999993</c:v>
                      </c:pt>
                      <c:pt idx="35">
                        <c:v>0.17499999999999982</c:v>
                      </c:pt>
                      <c:pt idx="36">
                        <c:v>0.17999999999999972</c:v>
                      </c:pt>
                      <c:pt idx="37">
                        <c:v>0.18499999999999961</c:v>
                      </c:pt>
                      <c:pt idx="38">
                        <c:v>0.19000000000000039</c:v>
                      </c:pt>
                      <c:pt idx="39">
                        <c:v>0.19500000000000028</c:v>
                      </c:pt>
                      <c:pt idx="40">
                        <c:v>0.20000000000000018</c:v>
                      </c:pt>
                      <c:pt idx="41">
                        <c:v>0.20500000000000007</c:v>
                      </c:pt>
                      <c:pt idx="42">
                        <c:v>0.20999999999999996</c:v>
                      </c:pt>
                      <c:pt idx="43">
                        <c:v>0.21499999999999986</c:v>
                      </c:pt>
                      <c:pt idx="44">
                        <c:v>0.21999999999999975</c:v>
                      </c:pt>
                      <c:pt idx="45">
                        <c:v>0.22499999999999964</c:v>
                      </c:pt>
                      <c:pt idx="46">
                        <c:v>0.23000000000000043</c:v>
                      </c:pt>
                      <c:pt idx="47">
                        <c:v>0.23500000000000032</c:v>
                      </c:pt>
                      <c:pt idx="48">
                        <c:v>0.24000000000000021</c:v>
                      </c:pt>
                      <c:pt idx="49">
                        <c:v>0.24500000000000011</c:v>
                      </c:pt>
                      <c:pt idx="50">
                        <c:v>0.25</c:v>
                      </c:pt>
                      <c:pt idx="51">
                        <c:v>0.25499999999999989</c:v>
                      </c:pt>
                      <c:pt idx="52">
                        <c:v>0.25999999999999979</c:v>
                      </c:pt>
                      <c:pt idx="53">
                        <c:v>0.26499999999999968</c:v>
                      </c:pt>
                      <c:pt idx="54">
                        <c:v>0.26999999999999957</c:v>
                      </c:pt>
                      <c:pt idx="55">
                        <c:v>0.27500000000000036</c:v>
                      </c:pt>
                      <c:pt idx="56">
                        <c:v>0.28000000000000025</c:v>
                      </c:pt>
                      <c:pt idx="57">
                        <c:v>0.28500000000000014</c:v>
                      </c:pt>
                      <c:pt idx="58">
                        <c:v>0.29000000000000004</c:v>
                      </c:pt>
                      <c:pt idx="59">
                        <c:v>0.29499999999999993</c:v>
                      </c:pt>
                      <c:pt idx="60">
                        <c:v>0.29999999999999982</c:v>
                      </c:pt>
                      <c:pt idx="61">
                        <c:v>0.30499999999999972</c:v>
                      </c:pt>
                      <c:pt idx="62">
                        <c:v>0.30999999999999961</c:v>
                      </c:pt>
                      <c:pt idx="63">
                        <c:v>0.31500000000000039</c:v>
                      </c:pt>
                      <c:pt idx="64">
                        <c:v>0.32000000000000028</c:v>
                      </c:pt>
                      <c:pt idx="65">
                        <c:v>0.32500000000000018</c:v>
                      </c:pt>
                      <c:pt idx="66">
                        <c:v>0.33000000000000007</c:v>
                      </c:pt>
                      <c:pt idx="67">
                        <c:v>0.33499999999999996</c:v>
                      </c:pt>
                      <c:pt idx="68">
                        <c:v>0.33999999999999986</c:v>
                      </c:pt>
                      <c:pt idx="69">
                        <c:v>0.34499999999999975</c:v>
                      </c:pt>
                      <c:pt idx="70">
                        <c:v>0.34999999999999964</c:v>
                      </c:pt>
                      <c:pt idx="71">
                        <c:v>0.35500000000000043</c:v>
                      </c:pt>
                      <c:pt idx="72">
                        <c:v>0.36000000000000032</c:v>
                      </c:pt>
                      <c:pt idx="73">
                        <c:v>0.36500000000000021</c:v>
                      </c:pt>
                      <c:pt idx="74">
                        <c:v>0.37000000000000011</c:v>
                      </c:pt>
                      <c:pt idx="75">
                        <c:v>0.375</c:v>
                      </c:pt>
                      <c:pt idx="76">
                        <c:v>0.37999999999999989</c:v>
                      </c:pt>
                      <c:pt idx="77">
                        <c:v>0.38499999999999979</c:v>
                      </c:pt>
                      <c:pt idx="78">
                        <c:v>0.38999999999999968</c:v>
                      </c:pt>
                      <c:pt idx="79">
                        <c:v>0.39499999999999957</c:v>
                      </c:pt>
                      <c:pt idx="80">
                        <c:v>0.40000000000000036</c:v>
                      </c:pt>
                      <c:pt idx="81">
                        <c:v>0.40500000000000025</c:v>
                      </c:pt>
                      <c:pt idx="82">
                        <c:v>0.41000000000000014</c:v>
                      </c:pt>
                      <c:pt idx="83">
                        <c:v>0.41500000000000004</c:v>
                      </c:pt>
                      <c:pt idx="84">
                        <c:v>0.41999999999999993</c:v>
                      </c:pt>
                      <c:pt idx="85">
                        <c:v>0.42499999999999982</c:v>
                      </c:pt>
                      <c:pt idx="86">
                        <c:v>0.42999999999999972</c:v>
                      </c:pt>
                      <c:pt idx="87">
                        <c:v>0.43499999999999961</c:v>
                      </c:pt>
                      <c:pt idx="88">
                        <c:v>0.44000000000000039</c:v>
                      </c:pt>
                      <c:pt idx="89">
                        <c:v>0.44500000000000028</c:v>
                      </c:pt>
                      <c:pt idx="90">
                        <c:v>0.45000000000000018</c:v>
                      </c:pt>
                      <c:pt idx="91">
                        <c:v>0.45500000000000007</c:v>
                      </c:pt>
                      <c:pt idx="92">
                        <c:v>0.45999999999999996</c:v>
                      </c:pt>
                      <c:pt idx="93">
                        <c:v>0.46499999999999986</c:v>
                      </c:pt>
                      <c:pt idx="94">
                        <c:v>0.46999999999999975</c:v>
                      </c:pt>
                      <c:pt idx="95">
                        <c:v>0.47499999999999964</c:v>
                      </c:pt>
                      <c:pt idx="96">
                        <c:v>0.48000000000000043</c:v>
                      </c:pt>
                      <c:pt idx="97">
                        <c:v>0.48500000000000032</c:v>
                      </c:pt>
                      <c:pt idx="98">
                        <c:v>0.49000000000000021</c:v>
                      </c:pt>
                      <c:pt idx="99">
                        <c:v>0.49500000000000011</c:v>
                      </c:pt>
                      <c:pt idx="100">
                        <c:v>0.5</c:v>
                      </c:pt>
                      <c:pt idx="101">
                        <c:v>0.50499999999999989</c:v>
                      </c:pt>
                      <c:pt idx="102">
                        <c:v>0.50999999999999979</c:v>
                      </c:pt>
                      <c:pt idx="103">
                        <c:v>0.51499999999999968</c:v>
                      </c:pt>
                      <c:pt idx="104">
                        <c:v>0.51999999999999957</c:v>
                      </c:pt>
                      <c:pt idx="105">
                        <c:v>0.52500000000000036</c:v>
                      </c:pt>
                      <c:pt idx="106">
                        <c:v>0.53000000000000025</c:v>
                      </c:pt>
                      <c:pt idx="107">
                        <c:v>0.53500000000000014</c:v>
                      </c:pt>
                      <c:pt idx="108">
                        <c:v>0.54</c:v>
                      </c:pt>
                      <c:pt idx="109">
                        <c:v>0.54499999999999993</c:v>
                      </c:pt>
                      <c:pt idx="110">
                        <c:v>0.54999999999999982</c:v>
                      </c:pt>
                      <c:pt idx="111">
                        <c:v>0.55499999999999972</c:v>
                      </c:pt>
                      <c:pt idx="112">
                        <c:v>0.55999999999999961</c:v>
                      </c:pt>
                      <c:pt idx="113">
                        <c:v>0.56500000000000039</c:v>
                      </c:pt>
                      <c:pt idx="114">
                        <c:v>0.57000000000000028</c:v>
                      </c:pt>
                      <c:pt idx="115">
                        <c:v>0.57500000000000018</c:v>
                      </c:pt>
                      <c:pt idx="116">
                        <c:v>0.58000000000000007</c:v>
                      </c:pt>
                      <c:pt idx="117">
                        <c:v>0.58499999999999996</c:v>
                      </c:pt>
                      <c:pt idx="118">
                        <c:v>0.58999999999999986</c:v>
                      </c:pt>
                      <c:pt idx="119">
                        <c:v>0.59499999999999975</c:v>
                      </c:pt>
                      <c:pt idx="120">
                        <c:v>0.59999999999999964</c:v>
                      </c:pt>
                      <c:pt idx="121">
                        <c:v>0.60500000000000043</c:v>
                      </c:pt>
                      <c:pt idx="122">
                        <c:v>0.61000000000000032</c:v>
                      </c:pt>
                      <c:pt idx="123">
                        <c:v>0.61500000000000021</c:v>
                      </c:pt>
                      <c:pt idx="124">
                        <c:v>0.62000000000000011</c:v>
                      </c:pt>
                      <c:pt idx="125">
                        <c:v>0.625</c:v>
                      </c:pt>
                      <c:pt idx="126">
                        <c:v>0.62999999999999989</c:v>
                      </c:pt>
                      <c:pt idx="127">
                        <c:v>0.63499999999999979</c:v>
                      </c:pt>
                      <c:pt idx="128">
                        <c:v>0.63999999999999968</c:v>
                      </c:pt>
                      <c:pt idx="129">
                        <c:v>0.64499999999999957</c:v>
                      </c:pt>
                      <c:pt idx="130">
                        <c:v>0.65000000000000036</c:v>
                      </c:pt>
                      <c:pt idx="131">
                        <c:v>0.65500000000000025</c:v>
                      </c:pt>
                      <c:pt idx="132">
                        <c:v>0.66000000000000014</c:v>
                      </c:pt>
                      <c:pt idx="133">
                        <c:v>0.66500000000000004</c:v>
                      </c:pt>
                      <c:pt idx="134">
                        <c:v>0.66999999999999993</c:v>
                      </c:pt>
                      <c:pt idx="135">
                        <c:v>0.67499999999999982</c:v>
                      </c:pt>
                      <c:pt idx="136">
                        <c:v>0.67999999999999972</c:v>
                      </c:pt>
                      <c:pt idx="137">
                        <c:v>0.68499999999999961</c:v>
                      </c:pt>
                      <c:pt idx="138">
                        <c:v>0.69000000000000039</c:v>
                      </c:pt>
                      <c:pt idx="139">
                        <c:v>0.69500000000000028</c:v>
                      </c:pt>
                      <c:pt idx="140">
                        <c:v>0.70000000000000018</c:v>
                      </c:pt>
                      <c:pt idx="141">
                        <c:v>0.70500000000000007</c:v>
                      </c:pt>
                      <c:pt idx="142">
                        <c:v>0.71</c:v>
                      </c:pt>
                      <c:pt idx="143">
                        <c:v>0.71499999999999986</c:v>
                      </c:pt>
                      <c:pt idx="144">
                        <c:v>0.71999999999999975</c:v>
                      </c:pt>
                      <c:pt idx="145">
                        <c:v>0.72499999999999964</c:v>
                      </c:pt>
                      <c:pt idx="146">
                        <c:v>0.73000000000000043</c:v>
                      </c:pt>
                      <c:pt idx="147">
                        <c:v>0.73500000000000032</c:v>
                      </c:pt>
                      <c:pt idx="148">
                        <c:v>0.74000000000000021</c:v>
                      </c:pt>
                      <c:pt idx="149">
                        <c:v>0.74500000000000011</c:v>
                      </c:pt>
                      <c:pt idx="150">
                        <c:v>0.75</c:v>
                      </c:pt>
                      <c:pt idx="151">
                        <c:v>0.75499999999999989</c:v>
                      </c:pt>
                      <c:pt idx="152">
                        <c:v>0.75999999999999979</c:v>
                      </c:pt>
                      <c:pt idx="153">
                        <c:v>0.76499999999999968</c:v>
                      </c:pt>
                      <c:pt idx="154">
                        <c:v>0.76999999999999957</c:v>
                      </c:pt>
                      <c:pt idx="155">
                        <c:v>0.77500000000000036</c:v>
                      </c:pt>
                      <c:pt idx="156">
                        <c:v>0.78000000000000025</c:v>
                      </c:pt>
                      <c:pt idx="157">
                        <c:v>0.78500000000000014</c:v>
                      </c:pt>
                      <c:pt idx="158">
                        <c:v>0.79</c:v>
                      </c:pt>
                      <c:pt idx="159">
                        <c:v>0.79499999999999993</c:v>
                      </c:pt>
                      <c:pt idx="160">
                        <c:v>0.79999999999999982</c:v>
                      </c:pt>
                      <c:pt idx="161">
                        <c:v>0.80499999999999972</c:v>
                      </c:pt>
                      <c:pt idx="162">
                        <c:v>0.80999999999999961</c:v>
                      </c:pt>
                      <c:pt idx="163">
                        <c:v>0.81500000000000039</c:v>
                      </c:pt>
                      <c:pt idx="164">
                        <c:v>0.82000000000000028</c:v>
                      </c:pt>
                      <c:pt idx="165">
                        <c:v>0.82500000000000018</c:v>
                      </c:pt>
                      <c:pt idx="166">
                        <c:v>0.83000000000000007</c:v>
                      </c:pt>
                      <c:pt idx="167">
                        <c:v>0.83499999999999996</c:v>
                      </c:pt>
                      <c:pt idx="168">
                        <c:v>0.83999999999999986</c:v>
                      </c:pt>
                      <c:pt idx="169">
                        <c:v>0.84499999999999975</c:v>
                      </c:pt>
                      <c:pt idx="170">
                        <c:v>0.84999999999999964</c:v>
                      </c:pt>
                      <c:pt idx="171">
                        <c:v>0.85500000000000043</c:v>
                      </c:pt>
                      <c:pt idx="172">
                        <c:v>0.86000000000000032</c:v>
                      </c:pt>
                      <c:pt idx="173">
                        <c:v>0.86500000000000021</c:v>
                      </c:pt>
                      <c:pt idx="174">
                        <c:v>0.87000000000000011</c:v>
                      </c:pt>
                      <c:pt idx="175">
                        <c:v>0.875</c:v>
                      </c:pt>
                      <c:pt idx="176">
                        <c:v>0.87999999999999989</c:v>
                      </c:pt>
                      <c:pt idx="177">
                        <c:v>0.88499999999999979</c:v>
                      </c:pt>
                      <c:pt idx="178">
                        <c:v>0.88999999999999968</c:v>
                      </c:pt>
                      <c:pt idx="179">
                        <c:v>0.89499999999999957</c:v>
                      </c:pt>
                      <c:pt idx="180">
                        <c:v>0.90000000000000036</c:v>
                      </c:pt>
                      <c:pt idx="181">
                        <c:v>0.90500000000000025</c:v>
                      </c:pt>
                      <c:pt idx="182">
                        <c:v>0.91000000000000014</c:v>
                      </c:pt>
                      <c:pt idx="183">
                        <c:v>0.91500000000000004</c:v>
                      </c:pt>
                      <c:pt idx="184">
                        <c:v>0.91999999999999993</c:v>
                      </c:pt>
                      <c:pt idx="185">
                        <c:v>0.92499999999999982</c:v>
                      </c:pt>
                      <c:pt idx="186">
                        <c:v>0.92999999999999972</c:v>
                      </c:pt>
                      <c:pt idx="187">
                        <c:v>0.93499999999999961</c:v>
                      </c:pt>
                      <c:pt idx="188">
                        <c:v>0.94000000000000039</c:v>
                      </c:pt>
                      <c:pt idx="189">
                        <c:v>0.94500000000000028</c:v>
                      </c:pt>
                      <c:pt idx="190">
                        <c:v>0.95000000000000018</c:v>
                      </c:pt>
                      <c:pt idx="191">
                        <c:v>0.95500000000000007</c:v>
                      </c:pt>
                      <c:pt idx="192">
                        <c:v>0.96</c:v>
                      </c:pt>
                      <c:pt idx="193">
                        <c:v>0.96499999999999986</c:v>
                      </c:pt>
                      <c:pt idx="194">
                        <c:v>0.96999999999999975</c:v>
                      </c:pt>
                      <c:pt idx="195">
                        <c:v>0.97499999999999964</c:v>
                      </c:pt>
                      <c:pt idx="196">
                        <c:v>0.98000000000000043</c:v>
                      </c:pt>
                      <c:pt idx="197">
                        <c:v>0.98500000000000032</c:v>
                      </c:pt>
                      <c:pt idx="198">
                        <c:v>0.99000000000000021</c:v>
                      </c:pt>
                      <c:pt idx="199">
                        <c:v>0.99500000000000011</c:v>
                      </c:pt>
                      <c:pt idx="200">
                        <c:v>1</c:v>
                      </c:pt>
                      <c:pt idx="201">
                        <c:v>1.0049999999999999</c:v>
                      </c:pt>
                      <c:pt idx="202">
                        <c:v>1.0099999999999998</c:v>
                      </c:pt>
                      <c:pt idx="203">
                        <c:v>1.0149999999999997</c:v>
                      </c:pt>
                      <c:pt idx="204">
                        <c:v>1.0199999999999996</c:v>
                      </c:pt>
                      <c:pt idx="205">
                        <c:v>1.0250000000000004</c:v>
                      </c:pt>
                      <c:pt idx="206">
                        <c:v>1.0300000000000002</c:v>
                      </c:pt>
                      <c:pt idx="207">
                        <c:v>1.0350000000000001</c:v>
                      </c:pt>
                      <c:pt idx="208">
                        <c:v>1.04</c:v>
                      </c:pt>
                      <c:pt idx="209">
                        <c:v>1.0449999999999999</c:v>
                      </c:pt>
                      <c:pt idx="210">
                        <c:v>1.0499999999999998</c:v>
                      </c:pt>
                      <c:pt idx="211">
                        <c:v>1.0549999999999997</c:v>
                      </c:pt>
                      <c:pt idx="212">
                        <c:v>1.0599999999999996</c:v>
                      </c:pt>
                      <c:pt idx="213">
                        <c:v>1.0650000000000004</c:v>
                      </c:pt>
                      <c:pt idx="214">
                        <c:v>1.0700000000000003</c:v>
                      </c:pt>
                      <c:pt idx="215">
                        <c:v>1.0750000000000002</c:v>
                      </c:pt>
                      <c:pt idx="216">
                        <c:v>1.08</c:v>
                      </c:pt>
                      <c:pt idx="217">
                        <c:v>1.085</c:v>
                      </c:pt>
                      <c:pt idx="218">
                        <c:v>1.0899999999999999</c:v>
                      </c:pt>
                      <c:pt idx="219">
                        <c:v>1.0949999999999998</c:v>
                      </c:pt>
                      <c:pt idx="220">
                        <c:v>1.0999999999999996</c:v>
                      </c:pt>
                      <c:pt idx="221">
                        <c:v>1.1050000000000004</c:v>
                      </c:pt>
                      <c:pt idx="222">
                        <c:v>1.1100000000000003</c:v>
                      </c:pt>
                      <c:pt idx="223">
                        <c:v>1.1150000000000002</c:v>
                      </c:pt>
                      <c:pt idx="224">
                        <c:v>1.1200000000000001</c:v>
                      </c:pt>
                      <c:pt idx="225">
                        <c:v>1.125</c:v>
                      </c:pt>
                      <c:pt idx="226">
                        <c:v>1.1299999999999999</c:v>
                      </c:pt>
                      <c:pt idx="227">
                        <c:v>1.1349999999999998</c:v>
                      </c:pt>
                      <c:pt idx="228">
                        <c:v>1.1399999999999997</c:v>
                      </c:pt>
                      <c:pt idx="229">
                        <c:v>1.1449999999999996</c:v>
                      </c:pt>
                      <c:pt idx="230">
                        <c:v>1.1500000000000004</c:v>
                      </c:pt>
                      <c:pt idx="231">
                        <c:v>1.1550000000000002</c:v>
                      </c:pt>
                      <c:pt idx="232">
                        <c:v>1.1600000000000001</c:v>
                      </c:pt>
                      <c:pt idx="233">
                        <c:v>1.165</c:v>
                      </c:pt>
                      <c:pt idx="234">
                        <c:v>1.17</c:v>
                      </c:pt>
                      <c:pt idx="235">
                        <c:v>1.1749999999999998</c:v>
                      </c:pt>
                      <c:pt idx="236">
                        <c:v>1.1799999999999997</c:v>
                      </c:pt>
                      <c:pt idx="237">
                        <c:v>1.1849999999999996</c:v>
                      </c:pt>
                      <c:pt idx="238">
                        <c:v>1.1900000000000004</c:v>
                      </c:pt>
                      <c:pt idx="239">
                        <c:v>1.1950000000000003</c:v>
                      </c:pt>
                      <c:pt idx="240">
                        <c:v>1.2000000000000002</c:v>
                      </c:pt>
                      <c:pt idx="241">
                        <c:v>1.2050000000000001</c:v>
                      </c:pt>
                      <c:pt idx="242">
                        <c:v>1.21</c:v>
                      </c:pt>
                      <c:pt idx="243">
                        <c:v>1.2149999999999999</c:v>
                      </c:pt>
                      <c:pt idx="244">
                        <c:v>1.2199999999999998</c:v>
                      </c:pt>
                      <c:pt idx="245">
                        <c:v>1.2249999999999996</c:v>
                      </c:pt>
                      <c:pt idx="246">
                        <c:v>1.2300000000000004</c:v>
                      </c:pt>
                      <c:pt idx="247">
                        <c:v>1.2350000000000003</c:v>
                      </c:pt>
                      <c:pt idx="248">
                        <c:v>1.2400000000000002</c:v>
                      </c:pt>
                      <c:pt idx="249">
                        <c:v>1.2450000000000001</c:v>
                      </c:pt>
                      <c:pt idx="250">
                        <c:v>1.25</c:v>
                      </c:pt>
                      <c:pt idx="251">
                        <c:v>1.2549999999999999</c:v>
                      </c:pt>
                      <c:pt idx="252">
                        <c:v>1.2599999999999998</c:v>
                      </c:pt>
                      <c:pt idx="253">
                        <c:v>1.2649999999999997</c:v>
                      </c:pt>
                      <c:pt idx="254">
                        <c:v>1.2699999999999996</c:v>
                      </c:pt>
                      <c:pt idx="255">
                        <c:v>1.2750000000000004</c:v>
                      </c:pt>
                      <c:pt idx="256">
                        <c:v>1.2800000000000002</c:v>
                      </c:pt>
                      <c:pt idx="257">
                        <c:v>1.2850000000000001</c:v>
                      </c:pt>
                      <c:pt idx="258">
                        <c:v>1.29</c:v>
                      </c:pt>
                      <c:pt idx="259">
                        <c:v>1.2949999999999999</c:v>
                      </c:pt>
                      <c:pt idx="260">
                        <c:v>1.2999999999999998</c:v>
                      </c:pt>
                      <c:pt idx="261">
                        <c:v>1.3049999999999997</c:v>
                      </c:pt>
                      <c:pt idx="262">
                        <c:v>1.3099999999999996</c:v>
                      </c:pt>
                      <c:pt idx="263">
                        <c:v>1.3150000000000004</c:v>
                      </c:pt>
                      <c:pt idx="264">
                        <c:v>1.3200000000000003</c:v>
                      </c:pt>
                      <c:pt idx="265">
                        <c:v>1.3250000000000002</c:v>
                      </c:pt>
                      <c:pt idx="266">
                        <c:v>1.33</c:v>
                      </c:pt>
                      <c:pt idx="267">
                        <c:v>1.335</c:v>
                      </c:pt>
                      <c:pt idx="268">
                        <c:v>1.3399999999999999</c:v>
                      </c:pt>
                      <c:pt idx="269">
                        <c:v>1.3449999999999998</c:v>
                      </c:pt>
                      <c:pt idx="270">
                        <c:v>1.3499999999999996</c:v>
                      </c:pt>
                      <c:pt idx="271">
                        <c:v>1.3550000000000004</c:v>
                      </c:pt>
                      <c:pt idx="272">
                        <c:v>1.3600000000000003</c:v>
                      </c:pt>
                      <c:pt idx="273">
                        <c:v>1.3650000000000002</c:v>
                      </c:pt>
                      <c:pt idx="274">
                        <c:v>1.37</c:v>
                      </c:pt>
                      <c:pt idx="275">
                        <c:v>1.375</c:v>
                      </c:pt>
                      <c:pt idx="276">
                        <c:v>1.38</c:v>
                      </c:pt>
                      <c:pt idx="277">
                        <c:v>1.3849999999999998</c:v>
                      </c:pt>
                      <c:pt idx="278">
                        <c:v>1.3899999999999997</c:v>
                      </c:pt>
                      <c:pt idx="279">
                        <c:v>1.3949999999999996</c:v>
                      </c:pt>
                      <c:pt idx="280">
                        <c:v>1.4000000000000004</c:v>
                      </c:pt>
                      <c:pt idx="281">
                        <c:v>1.4050000000000002</c:v>
                      </c:pt>
                      <c:pt idx="282">
                        <c:v>1.4100000000000001</c:v>
                      </c:pt>
                      <c:pt idx="283">
                        <c:v>1.415</c:v>
                      </c:pt>
                      <c:pt idx="284">
                        <c:v>1.42</c:v>
                      </c:pt>
                      <c:pt idx="285">
                        <c:v>1.4249999999999998</c:v>
                      </c:pt>
                      <c:pt idx="286">
                        <c:v>1.4299999999999997</c:v>
                      </c:pt>
                      <c:pt idx="287">
                        <c:v>1.4349999999999996</c:v>
                      </c:pt>
                      <c:pt idx="288">
                        <c:v>1.4400000000000004</c:v>
                      </c:pt>
                      <c:pt idx="289">
                        <c:v>1.4450000000000003</c:v>
                      </c:pt>
                      <c:pt idx="290">
                        <c:v>1.4500000000000002</c:v>
                      </c:pt>
                      <c:pt idx="291">
                        <c:v>1.4550000000000001</c:v>
                      </c:pt>
                      <c:pt idx="292">
                        <c:v>1.46</c:v>
                      </c:pt>
                      <c:pt idx="293">
                        <c:v>1.4649999999999999</c:v>
                      </c:pt>
                      <c:pt idx="294">
                        <c:v>1.4699999999999998</c:v>
                      </c:pt>
                      <c:pt idx="295">
                        <c:v>1.4749999999999996</c:v>
                      </c:pt>
                      <c:pt idx="296">
                        <c:v>1.4800000000000004</c:v>
                      </c:pt>
                      <c:pt idx="297">
                        <c:v>1.4850000000000003</c:v>
                      </c:pt>
                      <c:pt idx="298">
                        <c:v>1.4900000000000002</c:v>
                      </c:pt>
                      <c:pt idx="299">
                        <c:v>1.4950000000000001</c:v>
                      </c:pt>
                      <c:pt idx="300">
                        <c:v>1.5</c:v>
                      </c:pt>
                      <c:pt idx="301">
                        <c:v>1.5049999999999999</c:v>
                      </c:pt>
                      <c:pt idx="302">
                        <c:v>1.5099999999999998</c:v>
                      </c:pt>
                      <c:pt idx="303">
                        <c:v>1.5149999999999997</c:v>
                      </c:pt>
                      <c:pt idx="304">
                        <c:v>1.5199999999999996</c:v>
                      </c:pt>
                      <c:pt idx="305">
                        <c:v>1.5250000000000004</c:v>
                      </c:pt>
                      <c:pt idx="306">
                        <c:v>1.5300000000000002</c:v>
                      </c:pt>
                      <c:pt idx="307">
                        <c:v>1.5350000000000001</c:v>
                      </c:pt>
                      <c:pt idx="308">
                        <c:v>1.54</c:v>
                      </c:pt>
                      <c:pt idx="309">
                        <c:v>1.5449999999999999</c:v>
                      </c:pt>
                      <c:pt idx="310">
                        <c:v>1.5499999999999998</c:v>
                      </c:pt>
                      <c:pt idx="311">
                        <c:v>1.5549999999999997</c:v>
                      </c:pt>
                      <c:pt idx="312">
                        <c:v>1.5599999999999996</c:v>
                      </c:pt>
                      <c:pt idx="313">
                        <c:v>1.5650000000000004</c:v>
                      </c:pt>
                      <c:pt idx="314">
                        <c:v>1.5700000000000003</c:v>
                      </c:pt>
                      <c:pt idx="315">
                        <c:v>1.5750000000000002</c:v>
                      </c:pt>
                      <c:pt idx="316">
                        <c:v>1.58</c:v>
                      </c:pt>
                      <c:pt idx="317">
                        <c:v>1.585</c:v>
                      </c:pt>
                      <c:pt idx="318">
                        <c:v>1.5899999999999999</c:v>
                      </c:pt>
                      <c:pt idx="319">
                        <c:v>1.5949999999999998</c:v>
                      </c:pt>
                      <c:pt idx="320">
                        <c:v>1.5999999999999996</c:v>
                      </c:pt>
                      <c:pt idx="321">
                        <c:v>1.6050000000000004</c:v>
                      </c:pt>
                      <c:pt idx="322">
                        <c:v>1.6100000000000003</c:v>
                      </c:pt>
                      <c:pt idx="323">
                        <c:v>1.6150000000000002</c:v>
                      </c:pt>
                      <c:pt idx="324">
                        <c:v>1.62</c:v>
                      </c:pt>
                      <c:pt idx="325">
                        <c:v>1.625</c:v>
                      </c:pt>
                      <c:pt idx="326">
                        <c:v>1.63</c:v>
                      </c:pt>
                      <c:pt idx="327">
                        <c:v>1.6349999999999998</c:v>
                      </c:pt>
                      <c:pt idx="328">
                        <c:v>1.6399999999999997</c:v>
                      </c:pt>
                      <c:pt idx="329">
                        <c:v>1.6449999999999996</c:v>
                      </c:pt>
                      <c:pt idx="330">
                        <c:v>1.6500000000000004</c:v>
                      </c:pt>
                      <c:pt idx="331">
                        <c:v>1.6550000000000002</c:v>
                      </c:pt>
                      <c:pt idx="332">
                        <c:v>1.6600000000000001</c:v>
                      </c:pt>
                      <c:pt idx="333">
                        <c:v>1.665</c:v>
                      </c:pt>
                      <c:pt idx="334">
                        <c:v>1.67</c:v>
                      </c:pt>
                      <c:pt idx="335">
                        <c:v>1.6749999999999998</c:v>
                      </c:pt>
                      <c:pt idx="336">
                        <c:v>1.6799999999999997</c:v>
                      </c:pt>
                      <c:pt idx="337">
                        <c:v>1.6849999999999996</c:v>
                      </c:pt>
                      <c:pt idx="338">
                        <c:v>1.6900000000000004</c:v>
                      </c:pt>
                      <c:pt idx="339">
                        <c:v>1.6950000000000003</c:v>
                      </c:pt>
                      <c:pt idx="340">
                        <c:v>1.7000000000000002</c:v>
                      </c:pt>
                      <c:pt idx="341">
                        <c:v>1.7050000000000001</c:v>
                      </c:pt>
                      <c:pt idx="342">
                        <c:v>1.71</c:v>
                      </c:pt>
                      <c:pt idx="343">
                        <c:v>1.7149999999999999</c:v>
                      </c:pt>
                      <c:pt idx="344">
                        <c:v>1.7199999999999998</c:v>
                      </c:pt>
                      <c:pt idx="345">
                        <c:v>1.7249999999999996</c:v>
                      </c:pt>
                      <c:pt idx="346">
                        <c:v>1.7300000000000004</c:v>
                      </c:pt>
                      <c:pt idx="347">
                        <c:v>1.7350000000000003</c:v>
                      </c:pt>
                      <c:pt idx="348">
                        <c:v>1.7400000000000002</c:v>
                      </c:pt>
                      <c:pt idx="349">
                        <c:v>1.7450000000000001</c:v>
                      </c:pt>
                      <c:pt idx="350">
                        <c:v>1.75</c:v>
                      </c:pt>
                      <c:pt idx="351">
                        <c:v>1.7549999999999999</c:v>
                      </c:pt>
                      <c:pt idx="352">
                        <c:v>1.7599999999999998</c:v>
                      </c:pt>
                      <c:pt idx="353">
                        <c:v>1.7649999999999997</c:v>
                      </c:pt>
                      <c:pt idx="354">
                        <c:v>1.7699999999999996</c:v>
                      </c:pt>
                      <c:pt idx="355">
                        <c:v>1.7750000000000004</c:v>
                      </c:pt>
                      <c:pt idx="356">
                        <c:v>1.7800000000000002</c:v>
                      </c:pt>
                      <c:pt idx="357">
                        <c:v>1.7850000000000001</c:v>
                      </c:pt>
                      <c:pt idx="358">
                        <c:v>1.79</c:v>
                      </c:pt>
                      <c:pt idx="359">
                        <c:v>1.7949999999999999</c:v>
                      </c:pt>
                      <c:pt idx="360">
                        <c:v>1.7999999999999998</c:v>
                      </c:pt>
                      <c:pt idx="361">
                        <c:v>1.8049999999999997</c:v>
                      </c:pt>
                      <c:pt idx="362">
                        <c:v>1.8099999999999996</c:v>
                      </c:pt>
                      <c:pt idx="363">
                        <c:v>1.8150000000000004</c:v>
                      </c:pt>
                      <c:pt idx="364">
                        <c:v>1.8200000000000003</c:v>
                      </c:pt>
                      <c:pt idx="365">
                        <c:v>1.8250000000000002</c:v>
                      </c:pt>
                      <c:pt idx="366">
                        <c:v>1.83</c:v>
                      </c:pt>
                      <c:pt idx="367">
                        <c:v>1.835</c:v>
                      </c:pt>
                      <c:pt idx="368">
                        <c:v>1.8399999999999999</c:v>
                      </c:pt>
                      <c:pt idx="369">
                        <c:v>1.8449999999999998</c:v>
                      </c:pt>
                      <c:pt idx="370">
                        <c:v>1.8499999999999996</c:v>
                      </c:pt>
                      <c:pt idx="371">
                        <c:v>1.8550000000000004</c:v>
                      </c:pt>
                      <c:pt idx="372">
                        <c:v>1.8600000000000003</c:v>
                      </c:pt>
                      <c:pt idx="373">
                        <c:v>1.8650000000000002</c:v>
                      </c:pt>
                      <c:pt idx="374">
                        <c:v>1.87</c:v>
                      </c:pt>
                      <c:pt idx="375">
                        <c:v>1.875</c:v>
                      </c:pt>
                      <c:pt idx="376">
                        <c:v>1.88</c:v>
                      </c:pt>
                      <c:pt idx="377">
                        <c:v>1.8849999999999998</c:v>
                      </c:pt>
                      <c:pt idx="378">
                        <c:v>1.8899999999999997</c:v>
                      </c:pt>
                      <c:pt idx="379">
                        <c:v>1.8949999999999996</c:v>
                      </c:pt>
                      <c:pt idx="380">
                        <c:v>1.9000000000000004</c:v>
                      </c:pt>
                      <c:pt idx="381">
                        <c:v>1.9050000000000002</c:v>
                      </c:pt>
                      <c:pt idx="382">
                        <c:v>1.9100000000000001</c:v>
                      </c:pt>
                      <c:pt idx="383">
                        <c:v>1.915</c:v>
                      </c:pt>
                      <c:pt idx="384">
                        <c:v>1.92</c:v>
                      </c:pt>
                      <c:pt idx="385">
                        <c:v>1.9249999999999998</c:v>
                      </c:pt>
                      <c:pt idx="386">
                        <c:v>1.9299999999999997</c:v>
                      </c:pt>
                      <c:pt idx="387">
                        <c:v>1.9349999999999996</c:v>
                      </c:pt>
                      <c:pt idx="388">
                        <c:v>1.9400000000000004</c:v>
                      </c:pt>
                      <c:pt idx="389">
                        <c:v>1.9450000000000003</c:v>
                      </c:pt>
                      <c:pt idx="390">
                        <c:v>1.9500000000000002</c:v>
                      </c:pt>
                      <c:pt idx="391">
                        <c:v>1.9550000000000001</c:v>
                      </c:pt>
                      <c:pt idx="392">
                        <c:v>1.96</c:v>
                      </c:pt>
                      <c:pt idx="393">
                        <c:v>1.9649999999999999</c:v>
                      </c:pt>
                      <c:pt idx="394">
                        <c:v>1.9699999999999998</c:v>
                      </c:pt>
                      <c:pt idx="395">
                        <c:v>1.9749999999999996</c:v>
                      </c:pt>
                      <c:pt idx="396">
                        <c:v>1.9800000000000004</c:v>
                      </c:pt>
                      <c:pt idx="397">
                        <c:v>1.9850000000000003</c:v>
                      </c:pt>
                      <c:pt idx="398">
                        <c:v>1.9900000000000002</c:v>
                      </c:pt>
                      <c:pt idx="399">
                        <c:v>1.9950000000000001</c:v>
                      </c:pt>
                    </c:numCache>
                  </c:numRef>
                </c:cat>
                <c:val>
                  <c:numRef>
                    <c:extLst>
                      <c:ext uri="{02D57815-91ED-43cb-92C2-25804820EDAC}">
                        <c15:formulaRef>
                          <c15:sqref>'Sheet 1 - time_vs_LAEL_LVEL_ (1'!$B$2:$B$401</c15:sqref>
                        </c15:formulaRef>
                      </c:ext>
                    </c:extLst>
                    <c:numCache>
                      <c:formatCode>0.00000</c:formatCode>
                      <c:ptCount val="400"/>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0.118046176715109</c:v>
                      </c:pt>
                      <c:pt idx="44">
                        <c:v>0.41010929382549999</c:v>
                      </c:pt>
                      <c:pt idx="45">
                        <c:v>0.69207415904719505</c:v>
                      </c:pt>
                      <c:pt idx="46">
                        <c:v>0.956997861610698</c:v>
                      </c:pt>
                      <c:pt idx="47">
                        <c:v>1.19835710072754</c:v>
                      </c:pt>
                      <c:pt idx="48">
                        <c:v>1.41020881090526</c:v>
                      </c:pt>
                      <c:pt idx="49">
                        <c:v>1.58733649994379</c:v>
                      </c:pt>
                      <c:pt idx="50">
                        <c:v>1.7253786962858799</c:v>
                      </c:pt>
                      <c:pt idx="51">
                        <c:v>1.8209363429218299</c:v>
                      </c:pt>
                      <c:pt idx="52">
                        <c:v>1.87165649345379</c:v>
                      </c:pt>
                      <c:pt idx="53">
                        <c:v>1.8762902494451501</c:v>
                      </c:pt>
                      <c:pt idx="54">
                        <c:v>1.83472351244485</c:v>
                      </c:pt>
                      <c:pt idx="55">
                        <c:v>1.7479797934699099</c:v>
                      </c:pt>
                      <c:pt idx="56">
                        <c:v>1.6181950107674099</c:v>
                      </c:pt>
                      <c:pt idx="57">
                        <c:v>1.4485648964184801</c:v>
                      </c:pt>
                      <c:pt idx="58">
                        <c:v>1.2432663068084699</c:v>
                      </c:pt>
                      <c:pt idx="59">
                        <c:v>1.00735437456051</c:v>
                      </c:pt>
                      <c:pt idx="60">
                        <c:v>0.74663803439338805</c:v>
                      </c:pt>
                      <c:pt idx="61">
                        <c:v>0.46753698786992698</c:v>
                      </c:pt>
                      <c:pt idx="62">
                        <c:v>0.17692362903880701</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0.29409679427563401</c:v>
                      </c:pt>
                      <c:pt idx="147">
                        <c:v>0.58095194942490103</c:v>
                      </c:pt>
                      <c:pt idx="148">
                        <c:v>0.85350213951034803</c:v>
                      </c:pt>
                      <c:pt idx="149">
                        <c:v>1.1050362743098501</c:v>
                      </c:pt>
                      <c:pt idx="150">
                        <c:v>1.32936074863071</c:v>
                      </c:pt>
                      <c:pt idx="151">
                        <c:v>1.5209519494249</c:v>
                      </c:pt>
                      <c:pt idx="152">
                        <c:v>1.67509226547413</c:v>
                      </c:pt>
                      <c:pt idx="153">
                        <c:v>1.78798625063489</c:v>
                      </c:pt>
                      <c:pt idx="154">
                        <c:v>1.85685408031886</c:v>
                      </c:pt>
                      <c:pt idx="155">
                        <c:v>1.88</c:v>
                      </c:pt>
                      <c:pt idx="156">
                        <c:v>1.85685408031886</c:v>
                      </c:pt>
                      <c:pt idx="157">
                        <c:v>1.78798625063489</c:v>
                      </c:pt>
                      <c:pt idx="158">
                        <c:v>1.67509226547413</c:v>
                      </c:pt>
                      <c:pt idx="159">
                        <c:v>1.5209519494249</c:v>
                      </c:pt>
                      <c:pt idx="160">
                        <c:v>1.32936074863071</c:v>
                      </c:pt>
                      <c:pt idx="161">
                        <c:v>1.1050362743098501</c:v>
                      </c:pt>
                      <c:pt idx="162">
                        <c:v>0.85350213951034803</c:v>
                      </c:pt>
                      <c:pt idx="163">
                        <c:v>0.58095194942490103</c:v>
                      </c:pt>
                      <c:pt idx="164">
                        <c:v>0.29409679427563401</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5.9052227066881201E-2</c:v>
                      </c:pt>
                      <c:pt idx="249">
                        <c:v>0.35227687142116199</c:v>
                      </c:pt>
                      <c:pt idx="250">
                        <c:v>0.63682729006114802</c:v>
                      </c:pt>
                      <c:pt idx="251">
                        <c:v>0.90569690731122499</c:v>
                      </c:pt>
                      <c:pt idx="252">
                        <c:v>1.1522652608676001</c:v>
                      </c:pt>
                      <c:pt idx="253">
                        <c:v>1.37046101955225</c:v>
                      </c:pt>
                      <c:pt idx="254">
                        <c:v>1.55491147963618</c:v>
                      </c:pt>
                      <c:pt idx="255">
                        <c:v>1.70107485863612</c:v>
                      </c:pt>
                      <c:pt idx="256">
                        <c:v>1.80535212907265</c:v>
                      </c:pt>
                      <c:pt idx="257">
                        <c:v>1.8651756384712199</c:v>
                      </c:pt>
                      <c:pt idx="258">
                        <c:v>1.8790723334875801</c:v>
                      </c:pt>
                      <c:pt idx="259">
                        <c:v>1.84670003136993</c:v>
                      </c:pt>
                      <c:pt idx="260">
                        <c:v>1.76885584563394</c:v>
                      </c:pt>
                      <c:pt idx="261">
                        <c:v>1.6474565584824601</c:v>
                      </c:pt>
                      <c:pt idx="262">
                        <c:v>1.4854914232662999</c:v>
                      </c:pt>
                      <c:pt idx="263">
                        <c:v>1.28694855914593</c:v>
                      </c:pt>
                      <c:pt idx="264">
                        <c:v>1.0567167503620101</c:v>
                      </c:pt>
                      <c:pt idx="265">
                        <c:v>0.80046506814233698</c:v>
                      </c:pt>
                      <c:pt idx="266">
                        <c:v>0.52450327935375096</c:v>
                      </c:pt>
                      <c:pt idx="267">
                        <c:v>0.23562647910089299</c:v>
                      </c:pt>
                      <c:pt idx="268">
                        <c:v>0</c:v>
                      </c:pt>
                      <c:pt idx="269">
                        <c:v>0</c:v>
                      </c:pt>
                      <c:pt idx="270">
                        <c:v>0</c:v>
                      </c:pt>
                      <c:pt idx="271">
                        <c:v>0</c:v>
                      </c:pt>
                      <c:pt idx="272">
                        <c:v>0</c:v>
                      </c:pt>
                      <c:pt idx="273">
                        <c:v>0</c:v>
                      </c:pt>
                      <c:pt idx="274">
                        <c:v>0</c:v>
                      </c:pt>
                      <c:pt idx="275">
                        <c:v>0</c:v>
                      </c:pt>
                      <c:pt idx="276">
                        <c:v>0</c:v>
                      </c:pt>
                      <c:pt idx="277">
                        <c:v>0</c:v>
                      </c:pt>
                      <c:pt idx="278">
                        <c:v>0</c:v>
                      </c:pt>
                      <c:pt idx="279">
                        <c:v>0</c:v>
                      </c:pt>
                      <c:pt idx="280">
                        <c:v>0</c:v>
                      </c:pt>
                      <c:pt idx="281">
                        <c:v>0</c:v>
                      </c:pt>
                      <c:pt idx="282">
                        <c:v>0</c:v>
                      </c:pt>
                      <c:pt idx="283">
                        <c:v>0</c:v>
                      </c:pt>
                      <c:pt idx="284">
                        <c:v>0</c:v>
                      </c:pt>
                      <c:pt idx="285">
                        <c:v>0</c:v>
                      </c:pt>
                      <c:pt idx="286">
                        <c:v>0</c:v>
                      </c:pt>
                      <c:pt idx="287">
                        <c:v>0</c:v>
                      </c:pt>
                      <c:pt idx="288">
                        <c:v>0</c:v>
                      </c:pt>
                      <c:pt idx="289">
                        <c:v>0</c:v>
                      </c:pt>
                      <c:pt idx="290">
                        <c:v>0</c:v>
                      </c:pt>
                      <c:pt idx="291">
                        <c:v>0</c:v>
                      </c:pt>
                      <c:pt idx="292">
                        <c:v>0</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c:v>
                      </c:pt>
                      <c:pt idx="342">
                        <c:v>0</c:v>
                      </c:pt>
                      <c:pt idx="343">
                        <c:v>0</c:v>
                      </c:pt>
                      <c:pt idx="344">
                        <c:v>0</c:v>
                      </c:pt>
                      <c:pt idx="345">
                        <c:v>0</c:v>
                      </c:pt>
                      <c:pt idx="346">
                        <c:v>0</c:v>
                      </c:pt>
                      <c:pt idx="347">
                        <c:v>0</c:v>
                      </c:pt>
                      <c:pt idx="348">
                        <c:v>0</c:v>
                      </c:pt>
                      <c:pt idx="349">
                        <c:v>0</c:v>
                      </c:pt>
                      <c:pt idx="350">
                        <c:v>0</c:v>
                      </c:pt>
                      <c:pt idx="351">
                        <c:v>8.85601273341282E-2</c:v>
                      </c:pt>
                      <c:pt idx="352">
                        <c:v>0.38124011527024398</c:v>
                      </c:pt>
                      <c:pt idx="353">
                        <c:v>0.66453270630500405</c:v>
                      </c:pt>
                      <c:pt idx="354">
                        <c:v>0.93146229665292601</c:v>
                      </c:pt>
                      <c:pt idx="355">
                        <c:v>1.1754561939111301</c:v>
                      </c:pt>
                      <c:pt idx="356">
                        <c:v>1.3905064585597899</c:v>
                      </c:pt>
                      <c:pt idx="357">
                        <c:v>1.5713178393723499</c:v>
                      </c:pt>
                      <c:pt idx="358">
                        <c:v>1.71343816007464</c:v>
                      </c:pt>
                      <c:pt idx="359">
                        <c:v>1.81336794670066</c:v>
                      </c:pt>
                      <c:pt idx="360">
                        <c:v>1.8686465962557399</c:v>
                      </c:pt>
                      <c:pt idx="361">
                        <c:v>1.8779129649285</c:v>
                      </c:pt>
                      <c:pt idx="362">
                        <c:v>1.84093888396892</c:v>
                      </c:pt>
                      <c:pt idx="363">
                        <c:v>1.7586347779601501</c:v>
                      </c:pt>
                      <c:pt idx="364">
                        <c:v>1.6330272471438001</c:v>
                      </c:pt>
                      <c:pt idx="365">
                        <c:v>1.46720916579606</c:v>
                      </c:pt>
                      <c:pt idx="366">
                        <c:v>1.2652635253983699</c:v>
                      </c:pt>
                      <c:pt idx="367">
                        <c:v>1.0321628978364901</c:v>
                      </c:pt>
                      <c:pt idx="368">
                        <c:v>0.77364699417760396</c:v>
                      </c:pt>
                      <c:pt idx="369">
                        <c:v>0.496081333934901</c:v>
                      </c:pt>
                      <c:pt idx="370">
                        <c:v>0.20630050485116599</c:v>
                      </c:pt>
                      <c:pt idx="371">
                        <c:v>0</c:v>
                      </c:pt>
                      <c:pt idx="372">
                        <c:v>0</c:v>
                      </c:pt>
                      <c:pt idx="373">
                        <c:v>0</c:v>
                      </c:pt>
                      <c:pt idx="374">
                        <c:v>0</c:v>
                      </c:pt>
                      <c:pt idx="375">
                        <c:v>0</c:v>
                      </c:pt>
                      <c:pt idx="376">
                        <c:v>0</c:v>
                      </c:pt>
                      <c:pt idx="377">
                        <c:v>0</c:v>
                      </c:pt>
                      <c:pt idx="378">
                        <c:v>0</c:v>
                      </c:pt>
                      <c:pt idx="379">
                        <c:v>0</c:v>
                      </c:pt>
                      <c:pt idx="380">
                        <c:v>0</c:v>
                      </c:pt>
                      <c:pt idx="381">
                        <c:v>0</c:v>
                      </c:pt>
                      <c:pt idx="382">
                        <c:v>0</c:v>
                      </c:pt>
                      <c:pt idx="383">
                        <c:v>0</c:v>
                      </c:pt>
                      <c:pt idx="384">
                        <c:v>0</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c:v>
                      </c:pt>
                    </c:numCache>
                  </c:numRef>
                </c:val>
                <c:smooth val="0"/>
                <c:extLst>
                  <c:ext xmlns:c16="http://schemas.microsoft.com/office/drawing/2014/chart" uri="{C3380CC4-5D6E-409C-BE32-E72D297353CC}">
                    <c16:uniqueId val="{00000002-9DA6-E34D-9F5B-AE7A4AB721A6}"/>
                  </c:ext>
                </c:extLst>
              </c15:ser>
            </c15:filteredLineSeries>
            <c15:filteredLineSeries>
              <c15:ser>
                <c:idx val="1"/>
                <c:order val="3"/>
                <c:tx>
                  <c:strRef>
                    <c:extLst xmlns:c15="http://schemas.microsoft.com/office/drawing/2012/chart">
                      <c:ext xmlns:c15="http://schemas.microsoft.com/office/drawing/2012/chart" uri="{02D57815-91ED-43cb-92C2-25804820EDAC}">
                        <c15:formulaRef>
                          <c15:sqref>'Sheet 1 - time_vs_LAEL_LVEL_ (1'!$B$1</c15:sqref>
                        </c15:formulaRef>
                      </c:ext>
                    </c:extLst>
                    <c:strCache>
                      <c:ptCount val="1"/>
                      <c:pt idx="0">
                        <c:v>atrium</c:v>
                      </c:pt>
                    </c:strCache>
                  </c:strRef>
                </c:tx>
                <c:marker>
                  <c:symbol val="none"/>
                </c:marker>
                <c:cat>
                  <c:numRef>
                    <c:extLst xmlns:c15="http://schemas.microsoft.com/office/drawing/2012/chart">
                      <c:ext xmlns:c15="http://schemas.microsoft.com/office/drawing/2012/chart" uri="{02D57815-91ED-43cb-92C2-25804820EDAC}">
                        <c15:formulaRef>
                          <c15:sqref>'Sheet 1 - time_vs_LAEL_LVEL_ (1'!$A$2:$A$401</c15:sqref>
                        </c15:formulaRef>
                      </c:ext>
                    </c:extLst>
                    <c:numCache>
                      <c:formatCode>0.000</c:formatCode>
                      <c:ptCount val="400"/>
                      <c:pt idx="0">
                        <c:v>0</c:v>
                      </c:pt>
                      <c:pt idx="1">
                        <c:v>4.9999999999998934E-3</c:v>
                      </c:pt>
                      <c:pt idx="2">
                        <c:v>9.9999999999997868E-3</c:v>
                      </c:pt>
                      <c:pt idx="3">
                        <c:v>1.499999999999968E-2</c:v>
                      </c:pt>
                      <c:pt idx="4">
                        <c:v>1.9999999999999574E-2</c:v>
                      </c:pt>
                      <c:pt idx="5">
                        <c:v>2.5000000000000355E-2</c:v>
                      </c:pt>
                      <c:pt idx="6">
                        <c:v>3.0000000000000249E-2</c:v>
                      </c:pt>
                      <c:pt idx="7">
                        <c:v>3.5000000000000142E-2</c:v>
                      </c:pt>
                      <c:pt idx="8">
                        <c:v>4.0000000000000036E-2</c:v>
                      </c:pt>
                      <c:pt idx="9">
                        <c:v>4.4999999999999929E-2</c:v>
                      </c:pt>
                      <c:pt idx="10">
                        <c:v>4.9999999999999822E-2</c:v>
                      </c:pt>
                      <c:pt idx="11">
                        <c:v>5.4999999999999716E-2</c:v>
                      </c:pt>
                      <c:pt idx="12">
                        <c:v>5.9999999999999609E-2</c:v>
                      </c:pt>
                      <c:pt idx="13">
                        <c:v>6.5000000000000391E-2</c:v>
                      </c:pt>
                      <c:pt idx="14">
                        <c:v>7.0000000000000284E-2</c:v>
                      </c:pt>
                      <c:pt idx="15">
                        <c:v>7.5000000000000178E-2</c:v>
                      </c:pt>
                      <c:pt idx="16">
                        <c:v>8.0000000000000071E-2</c:v>
                      </c:pt>
                      <c:pt idx="17">
                        <c:v>8.4999999999999964E-2</c:v>
                      </c:pt>
                      <c:pt idx="18">
                        <c:v>8.9999999999999858E-2</c:v>
                      </c:pt>
                      <c:pt idx="19">
                        <c:v>9.4999999999999751E-2</c:v>
                      </c:pt>
                      <c:pt idx="20">
                        <c:v>9.9999999999999645E-2</c:v>
                      </c:pt>
                      <c:pt idx="21">
                        <c:v>0.10500000000000043</c:v>
                      </c:pt>
                      <c:pt idx="22">
                        <c:v>0.11000000000000032</c:v>
                      </c:pt>
                      <c:pt idx="23">
                        <c:v>0.11500000000000021</c:v>
                      </c:pt>
                      <c:pt idx="24">
                        <c:v>0.12000000000000011</c:v>
                      </c:pt>
                      <c:pt idx="25">
                        <c:v>0.125</c:v>
                      </c:pt>
                      <c:pt idx="26">
                        <c:v>0.12999999999999989</c:v>
                      </c:pt>
                      <c:pt idx="27">
                        <c:v>0.13499999999999979</c:v>
                      </c:pt>
                      <c:pt idx="28">
                        <c:v>0.13999999999999968</c:v>
                      </c:pt>
                      <c:pt idx="29">
                        <c:v>0.14499999999999957</c:v>
                      </c:pt>
                      <c:pt idx="30">
                        <c:v>0.15000000000000036</c:v>
                      </c:pt>
                      <c:pt idx="31">
                        <c:v>0.15500000000000025</c:v>
                      </c:pt>
                      <c:pt idx="32">
                        <c:v>0.16000000000000014</c:v>
                      </c:pt>
                      <c:pt idx="33">
                        <c:v>0.16500000000000004</c:v>
                      </c:pt>
                      <c:pt idx="34">
                        <c:v>0.16999999999999993</c:v>
                      </c:pt>
                      <c:pt idx="35">
                        <c:v>0.17499999999999982</c:v>
                      </c:pt>
                      <c:pt idx="36">
                        <c:v>0.17999999999999972</c:v>
                      </c:pt>
                      <c:pt idx="37">
                        <c:v>0.18499999999999961</c:v>
                      </c:pt>
                      <c:pt idx="38">
                        <c:v>0.19000000000000039</c:v>
                      </c:pt>
                      <c:pt idx="39">
                        <c:v>0.19500000000000028</c:v>
                      </c:pt>
                      <c:pt idx="40">
                        <c:v>0.20000000000000018</c:v>
                      </c:pt>
                      <c:pt idx="41">
                        <c:v>0.20500000000000007</c:v>
                      </c:pt>
                      <c:pt idx="42">
                        <c:v>0.20999999999999996</c:v>
                      </c:pt>
                      <c:pt idx="43">
                        <c:v>0.21499999999999986</c:v>
                      </c:pt>
                      <c:pt idx="44">
                        <c:v>0.21999999999999975</c:v>
                      </c:pt>
                      <c:pt idx="45">
                        <c:v>0.22499999999999964</c:v>
                      </c:pt>
                      <c:pt idx="46">
                        <c:v>0.23000000000000043</c:v>
                      </c:pt>
                      <c:pt idx="47">
                        <c:v>0.23500000000000032</c:v>
                      </c:pt>
                      <c:pt idx="48">
                        <c:v>0.24000000000000021</c:v>
                      </c:pt>
                      <c:pt idx="49">
                        <c:v>0.24500000000000011</c:v>
                      </c:pt>
                      <c:pt idx="50">
                        <c:v>0.25</c:v>
                      </c:pt>
                      <c:pt idx="51">
                        <c:v>0.25499999999999989</c:v>
                      </c:pt>
                      <c:pt idx="52">
                        <c:v>0.25999999999999979</c:v>
                      </c:pt>
                      <c:pt idx="53">
                        <c:v>0.26499999999999968</c:v>
                      </c:pt>
                      <c:pt idx="54">
                        <c:v>0.26999999999999957</c:v>
                      </c:pt>
                      <c:pt idx="55">
                        <c:v>0.27500000000000036</c:v>
                      </c:pt>
                      <c:pt idx="56">
                        <c:v>0.28000000000000025</c:v>
                      </c:pt>
                      <c:pt idx="57">
                        <c:v>0.28500000000000014</c:v>
                      </c:pt>
                      <c:pt idx="58">
                        <c:v>0.29000000000000004</c:v>
                      </c:pt>
                      <c:pt idx="59">
                        <c:v>0.29499999999999993</c:v>
                      </c:pt>
                      <c:pt idx="60">
                        <c:v>0.29999999999999982</c:v>
                      </c:pt>
                      <c:pt idx="61">
                        <c:v>0.30499999999999972</c:v>
                      </c:pt>
                      <c:pt idx="62">
                        <c:v>0.30999999999999961</c:v>
                      </c:pt>
                      <c:pt idx="63">
                        <c:v>0.31500000000000039</c:v>
                      </c:pt>
                      <c:pt idx="64">
                        <c:v>0.32000000000000028</c:v>
                      </c:pt>
                      <c:pt idx="65">
                        <c:v>0.32500000000000018</c:v>
                      </c:pt>
                      <c:pt idx="66">
                        <c:v>0.33000000000000007</c:v>
                      </c:pt>
                      <c:pt idx="67">
                        <c:v>0.33499999999999996</c:v>
                      </c:pt>
                      <c:pt idx="68">
                        <c:v>0.33999999999999986</c:v>
                      </c:pt>
                      <c:pt idx="69">
                        <c:v>0.34499999999999975</c:v>
                      </c:pt>
                      <c:pt idx="70">
                        <c:v>0.34999999999999964</c:v>
                      </c:pt>
                      <c:pt idx="71">
                        <c:v>0.35500000000000043</c:v>
                      </c:pt>
                      <c:pt idx="72">
                        <c:v>0.36000000000000032</c:v>
                      </c:pt>
                      <c:pt idx="73">
                        <c:v>0.36500000000000021</c:v>
                      </c:pt>
                      <c:pt idx="74">
                        <c:v>0.37000000000000011</c:v>
                      </c:pt>
                      <c:pt idx="75">
                        <c:v>0.375</c:v>
                      </c:pt>
                      <c:pt idx="76">
                        <c:v>0.37999999999999989</c:v>
                      </c:pt>
                      <c:pt idx="77">
                        <c:v>0.38499999999999979</c:v>
                      </c:pt>
                      <c:pt idx="78">
                        <c:v>0.38999999999999968</c:v>
                      </c:pt>
                      <c:pt idx="79">
                        <c:v>0.39499999999999957</c:v>
                      </c:pt>
                      <c:pt idx="80">
                        <c:v>0.40000000000000036</c:v>
                      </c:pt>
                      <c:pt idx="81">
                        <c:v>0.40500000000000025</c:v>
                      </c:pt>
                      <c:pt idx="82">
                        <c:v>0.41000000000000014</c:v>
                      </c:pt>
                      <c:pt idx="83">
                        <c:v>0.41500000000000004</c:v>
                      </c:pt>
                      <c:pt idx="84">
                        <c:v>0.41999999999999993</c:v>
                      </c:pt>
                      <c:pt idx="85">
                        <c:v>0.42499999999999982</c:v>
                      </c:pt>
                      <c:pt idx="86">
                        <c:v>0.42999999999999972</c:v>
                      </c:pt>
                      <c:pt idx="87">
                        <c:v>0.43499999999999961</c:v>
                      </c:pt>
                      <c:pt idx="88">
                        <c:v>0.44000000000000039</c:v>
                      </c:pt>
                      <c:pt idx="89">
                        <c:v>0.44500000000000028</c:v>
                      </c:pt>
                      <c:pt idx="90">
                        <c:v>0.45000000000000018</c:v>
                      </c:pt>
                      <c:pt idx="91">
                        <c:v>0.45500000000000007</c:v>
                      </c:pt>
                      <c:pt idx="92">
                        <c:v>0.45999999999999996</c:v>
                      </c:pt>
                      <c:pt idx="93">
                        <c:v>0.46499999999999986</c:v>
                      </c:pt>
                      <c:pt idx="94">
                        <c:v>0.46999999999999975</c:v>
                      </c:pt>
                      <c:pt idx="95">
                        <c:v>0.47499999999999964</c:v>
                      </c:pt>
                      <c:pt idx="96">
                        <c:v>0.48000000000000043</c:v>
                      </c:pt>
                      <c:pt idx="97">
                        <c:v>0.48500000000000032</c:v>
                      </c:pt>
                      <c:pt idx="98">
                        <c:v>0.49000000000000021</c:v>
                      </c:pt>
                      <c:pt idx="99">
                        <c:v>0.49500000000000011</c:v>
                      </c:pt>
                      <c:pt idx="100">
                        <c:v>0.5</c:v>
                      </c:pt>
                      <c:pt idx="101">
                        <c:v>0.50499999999999989</c:v>
                      </c:pt>
                      <c:pt idx="102">
                        <c:v>0.50999999999999979</c:v>
                      </c:pt>
                      <c:pt idx="103">
                        <c:v>0.51499999999999968</c:v>
                      </c:pt>
                      <c:pt idx="104">
                        <c:v>0.51999999999999957</c:v>
                      </c:pt>
                      <c:pt idx="105">
                        <c:v>0.52500000000000036</c:v>
                      </c:pt>
                      <c:pt idx="106">
                        <c:v>0.53000000000000025</c:v>
                      </c:pt>
                      <c:pt idx="107">
                        <c:v>0.53500000000000014</c:v>
                      </c:pt>
                      <c:pt idx="108">
                        <c:v>0.54</c:v>
                      </c:pt>
                      <c:pt idx="109">
                        <c:v>0.54499999999999993</c:v>
                      </c:pt>
                      <c:pt idx="110">
                        <c:v>0.54999999999999982</c:v>
                      </c:pt>
                      <c:pt idx="111">
                        <c:v>0.55499999999999972</c:v>
                      </c:pt>
                      <c:pt idx="112">
                        <c:v>0.55999999999999961</c:v>
                      </c:pt>
                      <c:pt idx="113">
                        <c:v>0.56500000000000039</c:v>
                      </c:pt>
                      <c:pt idx="114">
                        <c:v>0.57000000000000028</c:v>
                      </c:pt>
                      <c:pt idx="115">
                        <c:v>0.57500000000000018</c:v>
                      </c:pt>
                      <c:pt idx="116">
                        <c:v>0.58000000000000007</c:v>
                      </c:pt>
                      <c:pt idx="117">
                        <c:v>0.58499999999999996</c:v>
                      </c:pt>
                      <c:pt idx="118">
                        <c:v>0.58999999999999986</c:v>
                      </c:pt>
                      <c:pt idx="119">
                        <c:v>0.59499999999999975</c:v>
                      </c:pt>
                      <c:pt idx="120">
                        <c:v>0.59999999999999964</c:v>
                      </c:pt>
                      <c:pt idx="121">
                        <c:v>0.60500000000000043</c:v>
                      </c:pt>
                      <c:pt idx="122">
                        <c:v>0.61000000000000032</c:v>
                      </c:pt>
                      <c:pt idx="123">
                        <c:v>0.61500000000000021</c:v>
                      </c:pt>
                      <c:pt idx="124">
                        <c:v>0.62000000000000011</c:v>
                      </c:pt>
                      <c:pt idx="125">
                        <c:v>0.625</c:v>
                      </c:pt>
                      <c:pt idx="126">
                        <c:v>0.62999999999999989</c:v>
                      </c:pt>
                      <c:pt idx="127">
                        <c:v>0.63499999999999979</c:v>
                      </c:pt>
                      <c:pt idx="128">
                        <c:v>0.63999999999999968</c:v>
                      </c:pt>
                      <c:pt idx="129">
                        <c:v>0.64499999999999957</c:v>
                      </c:pt>
                      <c:pt idx="130">
                        <c:v>0.65000000000000036</c:v>
                      </c:pt>
                      <c:pt idx="131">
                        <c:v>0.65500000000000025</c:v>
                      </c:pt>
                      <c:pt idx="132">
                        <c:v>0.66000000000000014</c:v>
                      </c:pt>
                      <c:pt idx="133">
                        <c:v>0.66500000000000004</c:v>
                      </c:pt>
                      <c:pt idx="134">
                        <c:v>0.66999999999999993</c:v>
                      </c:pt>
                      <c:pt idx="135">
                        <c:v>0.67499999999999982</c:v>
                      </c:pt>
                      <c:pt idx="136">
                        <c:v>0.67999999999999972</c:v>
                      </c:pt>
                      <c:pt idx="137">
                        <c:v>0.68499999999999961</c:v>
                      </c:pt>
                      <c:pt idx="138">
                        <c:v>0.69000000000000039</c:v>
                      </c:pt>
                      <c:pt idx="139">
                        <c:v>0.69500000000000028</c:v>
                      </c:pt>
                      <c:pt idx="140">
                        <c:v>0.70000000000000018</c:v>
                      </c:pt>
                      <c:pt idx="141">
                        <c:v>0.70500000000000007</c:v>
                      </c:pt>
                      <c:pt idx="142">
                        <c:v>0.71</c:v>
                      </c:pt>
                      <c:pt idx="143">
                        <c:v>0.71499999999999986</c:v>
                      </c:pt>
                      <c:pt idx="144">
                        <c:v>0.71999999999999975</c:v>
                      </c:pt>
                      <c:pt idx="145">
                        <c:v>0.72499999999999964</c:v>
                      </c:pt>
                      <c:pt idx="146">
                        <c:v>0.73000000000000043</c:v>
                      </c:pt>
                      <c:pt idx="147">
                        <c:v>0.73500000000000032</c:v>
                      </c:pt>
                      <c:pt idx="148">
                        <c:v>0.74000000000000021</c:v>
                      </c:pt>
                      <c:pt idx="149">
                        <c:v>0.74500000000000011</c:v>
                      </c:pt>
                      <c:pt idx="150">
                        <c:v>0.75</c:v>
                      </c:pt>
                      <c:pt idx="151">
                        <c:v>0.75499999999999989</c:v>
                      </c:pt>
                      <c:pt idx="152">
                        <c:v>0.75999999999999979</c:v>
                      </c:pt>
                      <c:pt idx="153">
                        <c:v>0.76499999999999968</c:v>
                      </c:pt>
                      <c:pt idx="154">
                        <c:v>0.76999999999999957</c:v>
                      </c:pt>
                      <c:pt idx="155">
                        <c:v>0.77500000000000036</c:v>
                      </c:pt>
                      <c:pt idx="156">
                        <c:v>0.78000000000000025</c:v>
                      </c:pt>
                      <c:pt idx="157">
                        <c:v>0.78500000000000014</c:v>
                      </c:pt>
                      <c:pt idx="158">
                        <c:v>0.79</c:v>
                      </c:pt>
                      <c:pt idx="159">
                        <c:v>0.79499999999999993</c:v>
                      </c:pt>
                      <c:pt idx="160">
                        <c:v>0.79999999999999982</c:v>
                      </c:pt>
                      <c:pt idx="161">
                        <c:v>0.80499999999999972</c:v>
                      </c:pt>
                      <c:pt idx="162">
                        <c:v>0.80999999999999961</c:v>
                      </c:pt>
                      <c:pt idx="163">
                        <c:v>0.81500000000000039</c:v>
                      </c:pt>
                      <c:pt idx="164">
                        <c:v>0.82000000000000028</c:v>
                      </c:pt>
                      <c:pt idx="165">
                        <c:v>0.82500000000000018</c:v>
                      </c:pt>
                      <c:pt idx="166">
                        <c:v>0.83000000000000007</c:v>
                      </c:pt>
                      <c:pt idx="167">
                        <c:v>0.83499999999999996</c:v>
                      </c:pt>
                      <c:pt idx="168">
                        <c:v>0.83999999999999986</c:v>
                      </c:pt>
                      <c:pt idx="169">
                        <c:v>0.84499999999999975</c:v>
                      </c:pt>
                      <c:pt idx="170">
                        <c:v>0.84999999999999964</c:v>
                      </c:pt>
                      <c:pt idx="171">
                        <c:v>0.85500000000000043</c:v>
                      </c:pt>
                      <c:pt idx="172">
                        <c:v>0.86000000000000032</c:v>
                      </c:pt>
                      <c:pt idx="173">
                        <c:v>0.86500000000000021</c:v>
                      </c:pt>
                      <c:pt idx="174">
                        <c:v>0.87000000000000011</c:v>
                      </c:pt>
                      <c:pt idx="175">
                        <c:v>0.875</c:v>
                      </c:pt>
                      <c:pt idx="176">
                        <c:v>0.87999999999999989</c:v>
                      </c:pt>
                      <c:pt idx="177">
                        <c:v>0.88499999999999979</c:v>
                      </c:pt>
                      <c:pt idx="178">
                        <c:v>0.88999999999999968</c:v>
                      </c:pt>
                      <c:pt idx="179">
                        <c:v>0.89499999999999957</c:v>
                      </c:pt>
                      <c:pt idx="180">
                        <c:v>0.90000000000000036</c:v>
                      </c:pt>
                      <c:pt idx="181">
                        <c:v>0.90500000000000025</c:v>
                      </c:pt>
                      <c:pt idx="182">
                        <c:v>0.91000000000000014</c:v>
                      </c:pt>
                      <c:pt idx="183">
                        <c:v>0.91500000000000004</c:v>
                      </c:pt>
                      <c:pt idx="184">
                        <c:v>0.91999999999999993</c:v>
                      </c:pt>
                      <c:pt idx="185">
                        <c:v>0.92499999999999982</c:v>
                      </c:pt>
                      <c:pt idx="186">
                        <c:v>0.92999999999999972</c:v>
                      </c:pt>
                      <c:pt idx="187">
                        <c:v>0.93499999999999961</c:v>
                      </c:pt>
                      <c:pt idx="188">
                        <c:v>0.94000000000000039</c:v>
                      </c:pt>
                      <c:pt idx="189">
                        <c:v>0.94500000000000028</c:v>
                      </c:pt>
                      <c:pt idx="190">
                        <c:v>0.95000000000000018</c:v>
                      </c:pt>
                      <c:pt idx="191">
                        <c:v>0.95500000000000007</c:v>
                      </c:pt>
                      <c:pt idx="192">
                        <c:v>0.96</c:v>
                      </c:pt>
                      <c:pt idx="193">
                        <c:v>0.96499999999999986</c:v>
                      </c:pt>
                      <c:pt idx="194">
                        <c:v>0.96999999999999975</c:v>
                      </c:pt>
                      <c:pt idx="195">
                        <c:v>0.97499999999999964</c:v>
                      </c:pt>
                      <c:pt idx="196">
                        <c:v>0.98000000000000043</c:v>
                      </c:pt>
                      <c:pt idx="197">
                        <c:v>0.98500000000000032</c:v>
                      </c:pt>
                      <c:pt idx="198">
                        <c:v>0.99000000000000021</c:v>
                      </c:pt>
                      <c:pt idx="199">
                        <c:v>0.99500000000000011</c:v>
                      </c:pt>
                      <c:pt idx="200">
                        <c:v>1</c:v>
                      </c:pt>
                      <c:pt idx="201">
                        <c:v>1.0049999999999999</c:v>
                      </c:pt>
                      <c:pt idx="202">
                        <c:v>1.0099999999999998</c:v>
                      </c:pt>
                      <c:pt idx="203">
                        <c:v>1.0149999999999997</c:v>
                      </c:pt>
                      <c:pt idx="204">
                        <c:v>1.0199999999999996</c:v>
                      </c:pt>
                      <c:pt idx="205">
                        <c:v>1.0250000000000004</c:v>
                      </c:pt>
                      <c:pt idx="206">
                        <c:v>1.0300000000000002</c:v>
                      </c:pt>
                      <c:pt idx="207">
                        <c:v>1.0350000000000001</c:v>
                      </c:pt>
                      <c:pt idx="208">
                        <c:v>1.04</c:v>
                      </c:pt>
                      <c:pt idx="209">
                        <c:v>1.0449999999999999</c:v>
                      </c:pt>
                      <c:pt idx="210">
                        <c:v>1.0499999999999998</c:v>
                      </c:pt>
                      <c:pt idx="211">
                        <c:v>1.0549999999999997</c:v>
                      </c:pt>
                      <c:pt idx="212">
                        <c:v>1.0599999999999996</c:v>
                      </c:pt>
                      <c:pt idx="213">
                        <c:v>1.0650000000000004</c:v>
                      </c:pt>
                      <c:pt idx="214">
                        <c:v>1.0700000000000003</c:v>
                      </c:pt>
                      <c:pt idx="215">
                        <c:v>1.0750000000000002</c:v>
                      </c:pt>
                      <c:pt idx="216">
                        <c:v>1.08</c:v>
                      </c:pt>
                      <c:pt idx="217">
                        <c:v>1.085</c:v>
                      </c:pt>
                      <c:pt idx="218">
                        <c:v>1.0899999999999999</c:v>
                      </c:pt>
                      <c:pt idx="219">
                        <c:v>1.0949999999999998</c:v>
                      </c:pt>
                      <c:pt idx="220">
                        <c:v>1.0999999999999996</c:v>
                      </c:pt>
                      <c:pt idx="221">
                        <c:v>1.1050000000000004</c:v>
                      </c:pt>
                      <c:pt idx="222">
                        <c:v>1.1100000000000003</c:v>
                      </c:pt>
                      <c:pt idx="223">
                        <c:v>1.1150000000000002</c:v>
                      </c:pt>
                      <c:pt idx="224">
                        <c:v>1.1200000000000001</c:v>
                      </c:pt>
                      <c:pt idx="225">
                        <c:v>1.125</c:v>
                      </c:pt>
                      <c:pt idx="226">
                        <c:v>1.1299999999999999</c:v>
                      </c:pt>
                      <c:pt idx="227">
                        <c:v>1.1349999999999998</c:v>
                      </c:pt>
                      <c:pt idx="228">
                        <c:v>1.1399999999999997</c:v>
                      </c:pt>
                      <c:pt idx="229">
                        <c:v>1.1449999999999996</c:v>
                      </c:pt>
                      <c:pt idx="230">
                        <c:v>1.1500000000000004</c:v>
                      </c:pt>
                      <c:pt idx="231">
                        <c:v>1.1550000000000002</c:v>
                      </c:pt>
                      <c:pt idx="232">
                        <c:v>1.1600000000000001</c:v>
                      </c:pt>
                      <c:pt idx="233">
                        <c:v>1.165</c:v>
                      </c:pt>
                      <c:pt idx="234">
                        <c:v>1.17</c:v>
                      </c:pt>
                      <c:pt idx="235">
                        <c:v>1.1749999999999998</c:v>
                      </c:pt>
                      <c:pt idx="236">
                        <c:v>1.1799999999999997</c:v>
                      </c:pt>
                      <c:pt idx="237">
                        <c:v>1.1849999999999996</c:v>
                      </c:pt>
                      <c:pt idx="238">
                        <c:v>1.1900000000000004</c:v>
                      </c:pt>
                      <c:pt idx="239">
                        <c:v>1.1950000000000003</c:v>
                      </c:pt>
                      <c:pt idx="240">
                        <c:v>1.2000000000000002</c:v>
                      </c:pt>
                      <c:pt idx="241">
                        <c:v>1.2050000000000001</c:v>
                      </c:pt>
                      <c:pt idx="242">
                        <c:v>1.21</c:v>
                      </c:pt>
                      <c:pt idx="243">
                        <c:v>1.2149999999999999</c:v>
                      </c:pt>
                      <c:pt idx="244">
                        <c:v>1.2199999999999998</c:v>
                      </c:pt>
                      <c:pt idx="245">
                        <c:v>1.2249999999999996</c:v>
                      </c:pt>
                      <c:pt idx="246">
                        <c:v>1.2300000000000004</c:v>
                      </c:pt>
                      <c:pt idx="247">
                        <c:v>1.2350000000000003</c:v>
                      </c:pt>
                      <c:pt idx="248">
                        <c:v>1.2400000000000002</c:v>
                      </c:pt>
                      <c:pt idx="249">
                        <c:v>1.2450000000000001</c:v>
                      </c:pt>
                      <c:pt idx="250">
                        <c:v>1.25</c:v>
                      </c:pt>
                      <c:pt idx="251">
                        <c:v>1.2549999999999999</c:v>
                      </c:pt>
                      <c:pt idx="252">
                        <c:v>1.2599999999999998</c:v>
                      </c:pt>
                      <c:pt idx="253">
                        <c:v>1.2649999999999997</c:v>
                      </c:pt>
                      <c:pt idx="254">
                        <c:v>1.2699999999999996</c:v>
                      </c:pt>
                      <c:pt idx="255">
                        <c:v>1.2750000000000004</c:v>
                      </c:pt>
                      <c:pt idx="256">
                        <c:v>1.2800000000000002</c:v>
                      </c:pt>
                      <c:pt idx="257">
                        <c:v>1.2850000000000001</c:v>
                      </c:pt>
                      <c:pt idx="258">
                        <c:v>1.29</c:v>
                      </c:pt>
                      <c:pt idx="259">
                        <c:v>1.2949999999999999</c:v>
                      </c:pt>
                      <c:pt idx="260">
                        <c:v>1.2999999999999998</c:v>
                      </c:pt>
                      <c:pt idx="261">
                        <c:v>1.3049999999999997</c:v>
                      </c:pt>
                      <c:pt idx="262">
                        <c:v>1.3099999999999996</c:v>
                      </c:pt>
                      <c:pt idx="263">
                        <c:v>1.3150000000000004</c:v>
                      </c:pt>
                      <c:pt idx="264">
                        <c:v>1.3200000000000003</c:v>
                      </c:pt>
                      <c:pt idx="265">
                        <c:v>1.3250000000000002</c:v>
                      </c:pt>
                      <c:pt idx="266">
                        <c:v>1.33</c:v>
                      </c:pt>
                      <c:pt idx="267">
                        <c:v>1.335</c:v>
                      </c:pt>
                      <c:pt idx="268">
                        <c:v>1.3399999999999999</c:v>
                      </c:pt>
                      <c:pt idx="269">
                        <c:v>1.3449999999999998</c:v>
                      </c:pt>
                      <c:pt idx="270">
                        <c:v>1.3499999999999996</c:v>
                      </c:pt>
                      <c:pt idx="271">
                        <c:v>1.3550000000000004</c:v>
                      </c:pt>
                      <c:pt idx="272">
                        <c:v>1.3600000000000003</c:v>
                      </c:pt>
                      <c:pt idx="273">
                        <c:v>1.3650000000000002</c:v>
                      </c:pt>
                      <c:pt idx="274">
                        <c:v>1.37</c:v>
                      </c:pt>
                      <c:pt idx="275">
                        <c:v>1.375</c:v>
                      </c:pt>
                      <c:pt idx="276">
                        <c:v>1.38</c:v>
                      </c:pt>
                      <c:pt idx="277">
                        <c:v>1.3849999999999998</c:v>
                      </c:pt>
                      <c:pt idx="278">
                        <c:v>1.3899999999999997</c:v>
                      </c:pt>
                      <c:pt idx="279">
                        <c:v>1.3949999999999996</c:v>
                      </c:pt>
                      <c:pt idx="280">
                        <c:v>1.4000000000000004</c:v>
                      </c:pt>
                      <c:pt idx="281">
                        <c:v>1.4050000000000002</c:v>
                      </c:pt>
                      <c:pt idx="282">
                        <c:v>1.4100000000000001</c:v>
                      </c:pt>
                      <c:pt idx="283">
                        <c:v>1.415</c:v>
                      </c:pt>
                      <c:pt idx="284">
                        <c:v>1.42</c:v>
                      </c:pt>
                      <c:pt idx="285">
                        <c:v>1.4249999999999998</c:v>
                      </c:pt>
                      <c:pt idx="286">
                        <c:v>1.4299999999999997</c:v>
                      </c:pt>
                      <c:pt idx="287">
                        <c:v>1.4349999999999996</c:v>
                      </c:pt>
                      <c:pt idx="288">
                        <c:v>1.4400000000000004</c:v>
                      </c:pt>
                      <c:pt idx="289">
                        <c:v>1.4450000000000003</c:v>
                      </c:pt>
                      <c:pt idx="290">
                        <c:v>1.4500000000000002</c:v>
                      </c:pt>
                      <c:pt idx="291">
                        <c:v>1.4550000000000001</c:v>
                      </c:pt>
                      <c:pt idx="292">
                        <c:v>1.46</c:v>
                      </c:pt>
                      <c:pt idx="293">
                        <c:v>1.4649999999999999</c:v>
                      </c:pt>
                      <c:pt idx="294">
                        <c:v>1.4699999999999998</c:v>
                      </c:pt>
                      <c:pt idx="295">
                        <c:v>1.4749999999999996</c:v>
                      </c:pt>
                      <c:pt idx="296">
                        <c:v>1.4800000000000004</c:v>
                      </c:pt>
                      <c:pt idx="297">
                        <c:v>1.4850000000000003</c:v>
                      </c:pt>
                      <c:pt idx="298">
                        <c:v>1.4900000000000002</c:v>
                      </c:pt>
                      <c:pt idx="299">
                        <c:v>1.4950000000000001</c:v>
                      </c:pt>
                      <c:pt idx="300">
                        <c:v>1.5</c:v>
                      </c:pt>
                      <c:pt idx="301">
                        <c:v>1.5049999999999999</c:v>
                      </c:pt>
                      <c:pt idx="302">
                        <c:v>1.5099999999999998</c:v>
                      </c:pt>
                      <c:pt idx="303">
                        <c:v>1.5149999999999997</c:v>
                      </c:pt>
                      <c:pt idx="304">
                        <c:v>1.5199999999999996</c:v>
                      </c:pt>
                      <c:pt idx="305">
                        <c:v>1.5250000000000004</c:v>
                      </c:pt>
                      <c:pt idx="306">
                        <c:v>1.5300000000000002</c:v>
                      </c:pt>
                      <c:pt idx="307">
                        <c:v>1.5350000000000001</c:v>
                      </c:pt>
                      <c:pt idx="308">
                        <c:v>1.54</c:v>
                      </c:pt>
                      <c:pt idx="309">
                        <c:v>1.5449999999999999</c:v>
                      </c:pt>
                      <c:pt idx="310">
                        <c:v>1.5499999999999998</c:v>
                      </c:pt>
                      <c:pt idx="311">
                        <c:v>1.5549999999999997</c:v>
                      </c:pt>
                      <c:pt idx="312">
                        <c:v>1.5599999999999996</c:v>
                      </c:pt>
                      <c:pt idx="313">
                        <c:v>1.5650000000000004</c:v>
                      </c:pt>
                      <c:pt idx="314">
                        <c:v>1.5700000000000003</c:v>
                      </c:pt>
                      <c:pt idx="315">
                        <c:v>1.5750000000000002</c:v>
                      </c:pt>
                      <c:pt idx="316">
                        <c:v>1.58</c:v>
                      </c:pt>
                      <c:pt idx="317">
                        <c:v>1.585</c:v>
                      </c:pt>
                      <c:pt idx="318">
                        <c:v>1.5899999999999999</c:v>
                      </c:pt>
                      <c:pt idx="319">
                        <c:v>1.5949999999999998</c:v>
                      </c:pt>
                      <c:pt idx="320">
                        <c:v>1.5999999999999996</c:v>
                      </c:pt>
                      <c:pt idx="321">
                        <c:v>1.6050000000000004</c:v>
                      </c:pt>
                      <c:pt idx="322">
                        <c:v>1.6100000000000003</c:v>
                      </c:pt>
                      <c:pt idx="323">
                        <c:v>1.6150000000000002</c:v>
                      </c:pt>
                      <c:pt idx="324">
                        <c:v>1.62</c:v>
                      </c:pt>
                      <c:pt idx="325">
                        <c:v>1.625</c:v>
                      </c:pt>
                      <c:pt idx="326">
                        <c:v>1.63</c:v>
                      </c:pt>
                      <c:pt idx="327">
                        <c:v>1.6349999999999998</c:v>
                      </c:pt>
                      <c:pt idx="328">
                        <c:v>1.6399999999999997</c:v>
                      </c:pt>
                      <c:pt idx="329">
                        <c:v>1.6449999999999996</c:v>
                      </c:pt>
                      <c:pt idx="330">
                        <c:v>1.6500000000000004</c:v>
                      </c:pt>
                      <c:pt idx="331">
                        <c:v>1.6550000000000002</c:v>
                      </c:pt>
                      <c:pt idx="332">
                        <c:v>1.6600000000000001</c:v>
                      </c:pt>
                      <c:pt idx="333">
                        <c:v>1.665</c:v>
                      </c:pt>
                      <c:pt idx="334">
                        <c:v>1.67</c:v>
                      </c:pt>
                      <c:pt idx="335">
                        <c:v>1.6749999999999998</c:v>
                      </c:pt>
                      <c:pt idx="336">
                        <c:v>1.6799999999999997</c:v>
                      </c:pt>
                      <c:pt idx="337">
                        <c:v>1.6849999999999996</c:v>
                      </c:pt>
                      <c:pt idx="338">
                        <c:v>1.6900000000000004</c:v>
                      </c:pt>
                      <c:pt idx="339">
                        <c:v>1.6950000000000003</c:v>
                      </c:pt>
                      <c:pt idx="340">
                        <c:v>1.7000000000000002</c:v>
                      </c:pt>
                      <c:pt idx="341">
                        <c:v>1.7050000000000001</c:v>
                      </c:pt>
                      <c:pt idx="342">
                        <c:v>1.71</c:v>
                      </c:pt>
                      <c:pt idx="343">
                        <c:v>1.7149999999999999</c:v>
                      </c:pt>
                      <c:pt idx="344">
                        <c:v>1.7199999999999998</c:v>
                      </c:pt>
                      <c:pt idx="345">
                        <c:v>1.7249999999999996</c:v>
                      </c:pt>
                      <c:pt idx="346">
                        <c:v>1.7300000000000004</c:v>
                      </c:pt>
                      <c:pt idx="347">
                        <c:v>1.7350000000000003</c:v>
                      </c:pt>
                      <c:pt idx="348">
                        <c:v>1.7400000000000002</c:v>
                      </c:pt>
                      <c:pt idx="349">
                        <c:v>1.7450000000000001</c:v>
                      </c:pt>
                      <c:pt idx="350">
                        <c:v>1.75</c:v>
                      </c:pt>
                      <c:pt idx="351">
                        <c:v>1.7549999999999999</c:v>
                      </c:pt>
                      <c:pt idx="352">
                        <c:v>1.7599999999999998</c:v>
                      </c:pt>
                      <c:pt idx="353">
                        <c:v>1.7649999999999997</c:v>
                      </c:pt>
                      <c:pt idx="354">
                        <c:v>1.7699999999999996</c:v>
                      </c:pt>
                      <c:pt idx="355">
                        <c:v>1.7750000000000004</c:v>
                      </c:pt>
                      <c:pt idx="356">
                        <c:v>1.7800000000000002</c:v>
                      </c:pt>
                      <c:pt idx="357">
                        <c:v>1.7850000000000001</c:v>
                      </c:pt>
                      <c:pt idx="358">
                        <c:v>1.79</c:v>
                      </c:pt>
                      <c:pt idx="359">
                        <c:v>1.7949999999999999</c:v>
                      </c:pt>
                      <c:pt idx="360">
                        <c:v>1.7999999999999998</c:v>
                      </c:pt>
                      <c:pt idx="361">
                        <c:v>1.8049999999999997</c:v>
                      </c:pt>
                      <c:pt idx="362">
                        <c:v>1.8099999999999996</c:v>
                      </c:pt>
                      <c:pt idx="363">
                        <c:v>1.8150000000000004</c:v>
                      </c:pt>
                      <c:pt idx="364">
                        <c:v>1.8200000000000003</c:v>
                      </c:pt>
                      <c:pt idx="365">
                        <c:v>1.8250000000000002</c:v>
                      </c:pt>
                      <c:pt idx="366">
                        <c:v>1.83</c:v>
                      </c:pt>
                      <c:pt idx="367">
                        <c:v>1.835</c:v>
                      </c:pt>
                      <c:pt idx="368">
                        <c:v>1.8399999999999999</c:v>
                      </c:pt>
                      <c:pt idx="369">
                        <c:v>1.8449999999999998</c:v>
                      </c:pt>
                      <c:pt idx="370">
                        <c:v>1.8499999999999996</c:v>
                      </c:pt>
                      <c:pt idx="371">
                        <c:v>1.8550000000000004</c:v>
                      </c:pt>
                      <c:pt idx="372">
                        <c:v>1.8600000000000003</c:v>
                      </c:pt>
                      <c:pt idx="373">
                        <c:v>1.8650000000000002</c:v>
                      </c:pt>
                      <c:pt idx="374">
                        <c:v>1.87</c:v>
                      </c:pt>
                      <c:pt idx="375">
                        <c:v>1.875</c:v>
                      </c:pt>
                      <c:pt idx="376">
                        <c:v>1.88</c:v>
                      </c:pt>
                      <c:pt idx="377">
                        <c:v>1.8849999999999998</c:v>
                      </c:pt>
                      <c:pt idx="378">
                        <c:v>1.8899999999999997</c:v>
                      </c:pt>
                      <c:pt idx="379">
                        <c:v>1.8949999999999996</c:v>
                      </c:pt>
                      <c:pt idx="380">
                        <c:v>1.9000000000000004</c:v>
                      </c:pt>
                      <c:pt idx="381">
                        <c:v>1.9050000000000002</c:v>
                      </c:pt>
                      <c:pt idx="382">
                        <c:v>1.9100000000000001</c:v>
                      </c:pt>
                      <c:pt idx="383">
                        <c:v>1.915</c:v>
                      </c:pt>
                      <c:pt idx="384">
                        <c:v>1.92</c:v>
                      </c:pt>
                      <c:pt idx="385">
                        <c:v>1.9249999999999998</c:v>
                      </c:pt>
                      <c:pt idx="386">
                        <c:v>1.9299999999999997</c:v>
                      </c:pt>
                      <c:pt idx="387">
                        <c:v>1.9349999999999996</c:v>
                      </c:pt>
                      <c:pt idx="388">
                        <c:v>1.9400000000000004</c:v>
                      </c:pt>
                      <c:pt idx="389">
                        <c:v>1.9450000000000003</c:v>
                      </c:pt>
                      <c:pt idx="390">
                        <c:v>1.9500000000000002</c:v>
                      </c:pt>
                      <c:pt idx="391">
                        <c:v>1.9550000000000001</c:v>
                      </c:pt>
                      <c:pt idx="392">
                        <c:v>1.96</c:v>
                      </c:pt>
                      <c:pt idx="393">
                        <c:v>1.9649999999999999</c:v>
                      </c:pt>
                      <c:pt idx="394">
                        <c:v>1.9699999999999998</c:v>
                      </c:pt>
                      <c:pt idx="395">
                        <c:v>1.9749999999999996</c:v>
                      </c:pt>
                      <c:pt idx="396">
                        <c:v>1.9800000000000004</c:v>
                      </c:pt>
                      <c:pt idx="397">
                        <c:v>1.9850000000000003</c:v>
                      </c:pt>
                      <c:pt idx="398">
                        <c:v>1.9900000000000002</c:v>
                      </c:pt>
                      <c:pt idx="399">
                        <c:v>1.9950000000000001</c:v>
                      </c:pt>
                    </c:numCache>
                  </c:numRef>
                </c:cat>
                <c:val>
                  <c:numRef>
                    <c:extLst xmlns:c15="http://schemas.microsoft.com/office/drawing/2012/chart">
                      <c:ext xmlns:c15="http://schemas.microsoft.com/office/drawing/2012/chart" uri="{02D57815-91ED-43cb-92C2-25804820EDAC}">
                        <c15:formulaRef>
                          <c15:sqref>'Sheet 1 - time_vs_LAEL_LVEL_ (1'!$B$2:$B$401</c15:sqref>
                        </c15:formulaRef>
                      </c:ext>
                    </c:extLst>
                    <c:numCache>
                      <c:formatCode>0.00000</c:formatCode>
                      <c:ptCount val="400"/>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0.118046176715109</c:v>
                      </c:pt>
                      <c:pt idx="44">
                        <c:v>0.41010929382549999</c:v>
                      </c:pt>
                      <c:pt idx="45">
                        <c:v>0.69207415904719505</c:v>
                      </c:pt>
                      <c:pt idx="46">
                        <c:v>0.956997861610698</c:v>
                      </c:pt>
                      <c:pt idx="47">
                        <c:v>1.19835710072754</c:v>
                      </c:pt>
                      <c:pt idx="48">
                        <c:v>1.41020881090526</c:v>
                      </c:pt>
                      <c:pt idx="49">
                        <c:v>1.58733649994379</c:v>
                      </c:pt>
                      <c:pt idx="50">
                        <c:v>1.7253786962858799</c:v>
                      </c:pt>
                      <c:pt idx="51">
                        <c:v>1.8209363429218299</c:v>
                      </c:pt>
                      <c:pt idx="52">
                        <c:v>1.87165649345379</c:v>
                      </c:pt>
                      <c:pt idx="53">
                        <c:v>1.8762902494451501</c:v>
                      </c:pt>
                      <c:pt idx="54">
                        <c:v>1.83472351244485</c:v>
                      </c:pt>
                      <c:pt idx="55">
                        <c:v>1.7479797934699099</c:v>
                      </c:pt>
                      <c:pt idx="56">
                        <c:v>1.6181950107674099</c:v>
                      </c:pt>
                      <c:pt idx="57">
                        <c:v>1.4485648964184801</c:v>
                      </c:pt>
                      <c:pt idx="58">
                        <c:v>1.2432663068084699</c:v>
                      </c:pt>
                      <c:pt idx="59">
                        <c:v>1.00735437456051</c:v>
                      </c:pt>
                      <c:pt idx="60">
                        <c:v>0.74663803439338805</c:v>
                      </c:pt>
                      <c:pt idx="61">
                        <c:v>0.46753698786992698</c:v>
                      </c:pt>
                      <c:pt idx="62">
                        <c:v>0.17692362903880701</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0.29409679427563401</c:v>
                      </c:pt>
                      <c:pt idx="147">
                        <c:v>0.58095194942490103</c:v>
                      </c:pt>
                      <c:pt idx="148">
                        <c:v>0.85350213951034803</c:v>
                      </c:pt>
                      <c:pt idx="149">
                        <c:v>1.1050362743098501</c:v>
                      </c:pt>
                      <c:pt idx="150">
                        <c:v>1.32936074863071</c:v>
                      </c:pt>
                      <c:pt idx="151">
                        <c:v>1.5209519494249</c:v>
                      </c:pt>
                      <c:pt idx="152">
                        <c:v>1.67509226547413</c:v>
                      </c:pt>
                      <c:pt idx="153">
                        <c:v>1.78798625063489</c:v>
                      </c:pt>
                      <c:pt idx="154">
                        <c:v>1.85685408031886</c:v>
                      </c:pt>
                      <c:pt idx="155">
                        <c:v>1.88</c:v>
                      </c:pt>
                      <c:pt idx="156">
                        <c:v>1.85685408031886</c:v>
                      </c:pt>
                      <c:pt idx="157">
                        <c:v>1.78798625063489</c:v>
                      </c:pt>
                      <c:pt idx="158">
                        <c:v>1.67509226547413</c:v>
                      </c:pt>
                      <c:pt idx="159">
                        <c:v>1.5209519494249</c:v>
                      </c:pt>
                      <c:pt idx="160">
                        <c:v>1.32936074863071</c:v>
                      </c:pt>
                      <c:pt idx="161">
                        <c:v>1.1050362743098501</c:v>
                      </c:pt>
                      <c:pt idx="162">
                        <c:v>0.85350213951034803</c:v>
                      </c:pt>
                      <c:pt idx="163">
                        <c:v>0.58095194942490103</c:v>
                      </c:pt>
                      <c:pt idx="164">
                        <c:v>0.29409679427563401</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5.9052227066881201E-2</c:v>
                      </c:pt>
                      <c:pt idx="249">
                        <c:v>0.35227687142116199</c:v>
                      </c:pt>
                      <c:pt idx="250">
                        <c:v>0.63682729006114802</c:v>
                      </c:pt>
                      <c:pt idx="251">
                        <c:v>0.90569690731122499</c:v>
                      </c:pt>
                      <c:pt idx="252">
                        <c:v>1.1522652608676001</c:v>
                      </c:pt>
                      <c:pt idx="253">
                        <c:v>1.37046101955225</c:v>
                      </c:pt>
                      <c:pt idx="254">
                        <c:v>1.55491147963618</c:v>
                      </c:pt>
                      <c:pt idx="255">
                        <c:v>1.70107485863612</c:v>
                      </c:pt>
                      <c:pt idx="256">
                        <c:v>1.80535212907265</c:v>
                      </c:pt>
                      <c:pt idx="257">
                        <c:v>1.8651756384712199</c:v>
                      </c:pt>
                      <c:pt idx="258">
                        <c:v>1.8790723334875801</c:v>
                      </c:pt>
                      <c:pt idx="259">
                        <c:v>1.84670003136993</c:v>
                      </c:pt>
                      <c:pt idx="260">
                        <c:v>1.76885584563394</c:v>
                      </c:pt>
                      <c:pt idx="261">
                        <c:v>1.6474565584824601</c:v>
                      </c:pt>
                      <c:pt idx="262">
                        <c:v>1.4854914232662999</c:v>
                      </c:pt>
                      <c:pt idx="263">
                        <c:v>1.28694855914593</c:v>
                      </c:pt>
                      <c:pt idx="264">
                        <c:v>1.0567167503620101</c:v>
                      </c:pt>
                      <c:pt idx="265">
                        <c:v>0.80046506814233698</c:v>
                      </c:pt>
                      <c:pt idx="266">
                        <c:v>0.52450327935375096</c:v>
                      </c:pt>
                      <c:pt idx="267">
                        <c:v>0.23562647910089299</c:v>
                      </c:pt>
                      <c:pt idx="268">
                        <c:v>0</c:v>
                      </c:pt>
                      <c:pt idx="269">
                        <c:v>0</c:v>
                      </c:pt>
                      <c:pt idx="270">
                        <c:v>0</c:v>
                      </c:pt>
                      <c:pt idx="271">
                        <c:v>0</c:v>
                      </c:pt>
                      <c:pt idx="272">
                        <c:v>0</c:v>
                      </c:pt>
                      <c:pt idx="273">
                        <c:v>0</c:v>
                      </c:pt>
                      <c:pt idx="274">
                        <c:v>0</c:v>
                      </c:pt>
                      <c:pt idx="275">
                        <c:v>0</c:v>
                      </c:pt>
                      <c:pt idx="276">
                        <c:v>0</c:v>
                      </c:pt>
                      <c:pt idx="277">
                        <c:v>0</c:v>
                      </c:pt>
                      <c:pt idx="278">
                        <c:v>0</c:v>
                      </c:pt>
                      <c:pt idx="279">
                        <c:v>0</c:v>
                      </c:pt>
                      <c:pt idx="280">
                        <c:v>0</c:v>
                      </c:pt>
                      <c:pt idx="281">
                        <c:v>0</c:v>
                      </c:pt>
                      <c:pt idx="282">
                        <c:v>0</c:v>
                      </c:pt>
                      <c:pt idx="283">
                        <c:v>0</c:v>
                      </c:pt>
                      <c:pt idx="284">
                        <c:v>0</c:v>
                      </c:pt>
                      <c:pt idx="285">
                        <c:v>0</c:v>
                      </c:pt>
                      <c:pt idx="286">
                        <c:v>0</c:v>
                      </c:pt>
                      <c:pt idx="287">
                        <c:v>0</c:v>
                      </c:pt>
                      <c:pt idx="288">
                        <c:v>0</c:v>
                      </c:pt>
                      <c:pt idx="289">
                        <c:v>0</c:v>
                      </c:pt>
                      <c:pt idx="290">
                        <c:v>0</c:v>
                      </c:pt>
                      <c:pt idx="291">
                        <c:v>0</c:v>
                      </c:pt>
                      <c:pt idx="292">
                        <c:v>0</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c:v>
                      </c:pt>
                      <c:pt idx="342">
                        <c:v>0</c:v>
                      </c:pt>
                      <c:pt idx="343">
                        <c:v>0</c:v>
                      </c:pt>
                      <c:pt idx="344">
                        <c:v>0</c:v>
                      </c:pt>
                      <c:pt idx="345">
                        <c:v>0</c:v>
                      </c:pt>
                      <c:pt idx="346">
                        <c:v>0</c:v>
                      </c:pt>
                      <c:pt idx="347">
                        <c:v>0</c:v>
                      </c:pt>
                      <c:pt idx="348">
                        <c:v>0</c:v>
                      </c:pt>
                      <c:pt idx="349">
                        <c:v>0</c:v>
                      </c:pt>
                      <c:pt idx="350">
                        <c:v>0</c:v>
                      </c:pt>
                      <c:pt idx="351">
                        <c:v>8.85601273341282E-2</c:v>
                      </c:pt>
                      <c:pt idx="352">
                        <c:v>0.38124011527024398</c:v>
                      </c:pt>
                      <c:pt idx="353">
                        <c:v>0.66453270630500405</c:v>
                      </c:pt>
                      <c:pt idx="354">
                        <c:v>0.93146229665292601</c:v>
                      </c:pt>
                      <c:pt idx="355">
                        <c:v>1.1754561939111301</c:v>
                      </c:pt>
                      <c:pt idx="356">
                        <c:v>1.3905064585597899</c:v>
                      </c:pt>
                      <c:pt idx="357">
                        <c:v>1.5713178393723499</c:v>
                      </c:pt>
                      <c:pt idx="358">
                        <c:v>1.71343816007464</c:v>
                      </c:pt>
                      <c:pt idx="359">
                        <c:v>1.81336794670066</c:v>
                      </c:pt>
                      <c:pt idx="360">
                        <c:v>1.8686465962557399</c:v>
                      </c:pt>
                      <c:pt idx="361">
                        <c:v>1.8779129649285</c:v>
                      </c:pt>
                      <c:pt idx="362">
                        <c:v>1.84093888396892</c:v>
                      </c:pt>
                      <c:pt idx="363">
                        <c:v>1.7586347779601501</c:v>
                      </c:pt>
                      <c:pt idx="364">
                        <c:v>1.6330272471438001</c:v>
                      </c:pt>
                      <c:pt idx="365">
                        <c:v>1.46720916579606</c:v>
                      </c:pt>
                      <c:pt idx="366">
                        <c:v>1.2652635253983699</c:v>
                      </c:pt>
                      <c:pt idx="367">
                        <c:v>1.0321628978364901</c:v>
                      </c:pt>
                      <c:pt idx="368">
                        <c:v>0.77364699417760396</c:v>
                      </c:pt>
                      <c:pt idx="369">
                        <c:v>0.496081333934901</c:v>
                      </c:pt>
                      <c:pt idx="370">
                        <c:v>0.20630050485116599</c:v>
                      </c:pt>
                      <c:pt idx="371">
                        <c:v>0</c:v>
                      </c:pt>
                      <c:pt idx="372">
                        <c:v>0</c:v>
                      </c:pt>
                      <c:pt idx="373">
                        <c:v>0</c:v>
                      </c:pt>
                      <c:pt idx="374">
                        <c:v>0</c:v>
                      </c:pt>
                      <c:pt idx="375">
                        <c:v>0</c:v>
                      </c:pt>
                      <c:pt idx="376">
                        <c:v>0</c:v>
                      </c:pt>
                      <c:pt idx="377">
                        <c:v>0</c:v>
                      </c:pt>
                      <c:pt idx="378">
                        <c:v>0</c:v>
                      </c:pt>
                      <c:pt idx="379">
                        <c:v>0</c:v>
                      </c:pt>
                      <c:pt idx="380">
                        <c:v>0</c:v>
                      </c:pt>
                      <c:pt idx="381">
                        <c:v>0</c:v>
                      </c:pt>
                      <c:pt idx="382">
                        <c:v>0</c:v>
                      </c:pt>
                      <c:pt idx="383">
                        <c:v>0</c:v>
                      </c:pt>
                      <c:pt idx="384">
                        <c:v>0</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c:v>
                      </c:pt>
                    </c:numCache>
                  </c:numRef>
                </c:val>
                <c:smooth val="0"/>
                <c:extLst xmlns:c15="http://schemas.microsoft.com/office/drawing/2012/chart">
                  <c:ext xmlns:c16="http://schemas.microsoft.com/office/drawing/2014/chart" uri="{C3380CC4-5D6E-409C-BE32-E72D297353CC}">
                    <c16:uniqueId val="{00000003-9DA6-E34D-9F5B-AE7A4AB721A6}"/>
                  </c:ext>
                </c:extLst>
              </c15:ser>
            </c15:filteredLineSeries>
          </c:ext>
        </c:extLst>
      </c:lineChart>
      <c:catAx>
        <c:axId val="321161487"/>
        <c:scaling>
          <c:orientation val="minMax"/>
        </c:scaling>
        <c:delete val="0"/>
        <c:axPos val="b"/>
        <c:majorGridlines>
          <c:spPr>
            <a:ln w="9525" cap="flat" cmpd="sng" algn="ctr">
              <a:solidFill>
                <a:schemeClr val="tx1">
                  <a:lumMod val="15000"/>
                  <a:lumOff val="85000"/>
                </a:schemeClr>
              </a:solidFill>
              <a:round/>
            </a:ln>
            <a:effectLst/>
          </c:spPr>
        </c:majorGridlines>
        <c:title>
          <c:tx>
            <c:rich>
              <a:bodyPr/>
              <a:lstStyle/>
              <a:p>
                <a:pPr>
                  <a:defRPr sz="800" b="0">
                    <a:solidFill>
                      <a:schemeClr val="tx1"/>
                    </a:solidFill>
                  </a:defRPr>
                </a:pPr>
                <a:r>
                  <a:rPr lang="nl-NL" sz="800" b="0">
                    <a:solidFill>
                      <a:schemeClr val="tx1"/>
                    </a:solidFill>
                  </a:rPr>
                  <a:t>time (in seconds)</a:t>
                </a:r>
              </a:p>
            </c:rich>
          </c:tx>
          <c:layout>
            <c:manualLayout>
              <c:xMode val="edge"/>
              <c:yMode val="edge"/>
              <c:x val="0.45820973767167994"/>
              <c:y val="0.93567930165572932"/>
            </c:manualLayout>
          </c:layout>
          <c:overlay val="0"/>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n-NL"/>
          </a:p>
        </c:txPr>
        <c:crossAx val="903142032"/>
        <c:crosses val="autoZero"/>
        <c:auto val="1"/>
        <c:lblAlgn val="ctr"/>
        <c:lblOffset val="100"/>
        <c:tickLblSkip val="100"/>
        <c:tickMarkSkip val="100"/>
        <c:noMultiLvlLbl val="0"/>
      </c:catAx>
      <c:valAx>
        <c:axId val="903142032"/>
        <c:scaling>
          <c:orientation val="minMax"/>
          <c:max val="3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solidFill>
                    <a:latin typeface="+mn-lt"/>
                    <a:ea typeface="+mn-ea"/>
                    <a:cs typeface="+mn-cs"/>
                  </a:defRPr>
                </a:pPr>
                <a:r>
                  <a:rPr lang="en-GB" sz="800" b="0">
                    <a:solidFill>
                      <a:schemeClr val="tx1"/>
                    </a:solidFill>
                  </a:rPr>
                  <a:t>mmHg / ml</a:t>
                </a:r>
              </a:p>
            </c:rich>
          </c:tx>
          <c:overlay val="0"/>
          <c:spPr>
            <a:noFill/>
            <a:ln>
              <a:noFill/>
            </a:ln>
            <a:effectLst/>
          </c:sp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n-NL"/>
          </a:p>
        </c:txPr>
        <c:crossAx val="321161487"/>
        <c:crosses val="autoZero"/>
        <c:crossBetween val="between"/>
        <c:majorUnit val="5"/>
        <c:minorUnit val="1"/>
      </c:valAx>
    </c:plotArea>
    <c:legend>
      <c:legendPos val="t"/>
      <c:layout>
        <c:manualLayout>
          <c:xMode val="edge"/>
          <c:yMode val="edge"/>
          <c:x val="0.33394124345567916"/>
          <c:y val="3.5596236969234682E-2"/>
          <c:w val="0.33211733949922928"/>
          <c:h val="8.686963328668583E-2"/>
        </c:manualLayout>
      </c:layout>
      <c:overlay val="0"/>
      <c:txPr>
        <a:bodyPr/>
        <a:lstStyle/>
        <a:p>
          <a:pPr>
            <a:defRPr sz="800"/>
          </a:pPr>
          <a:endParaRPr lang="en-NL"/>
        </a:p>
      </c:txPr>
    </c:legend>
    <c:plotVisOnly val="1"/>
    <c:dispBlanksAs val="gap"/>
    <c:showDLblsOverMax val="0"/>
    <c:extLst/>
  </c:chart>
  <c:spPr>
    <a:ln>
      <a:noFill/>
    </a:ln>
  </c:spPr>
  <c:txPr>
    <a:bodyPr/>
    <a:lstStyle/>
    <a:p>
      <a:pPr>
        <a:defRPr/>
      </a:pPr>
      <a:endParaRPr lang="en-NL"/>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14D462-C687-B041-A46F-EB34B7567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7366</Words>
  <Characters>41989</Characters>
  <Application>Microsoft Office Word</Application>
  <DocSecurity>0</DocSecurity>
  <Lines>349</Lines>
  <Paragraphs>98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Antonius, Tim</dc:creator>
  <cp:keywords/>
  <dc:description/>
  <cp:lastModifiedBy>Antonius, Tim</cp:lastModifiedBy>
  <cp:revision>2</cp:revision>
  <dcterms:created xsi:type="dcterms:W3CDTF">2026-07-02T07:31:00Z</dcterms:created>
  <dcterms:modified xsi:type="dcterms:W3CDTF">2026-07-02T07:31:00Z</dcterms:modified>
</cp:coreProperties>
</file>